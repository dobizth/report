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355C831A" w14:textId="57EBF93E" w:rsidR="009713E5" w:rsidRPr="009713E5" w:rsidRDefault="009713E5" w:rsidP="00B418A1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17F87FC2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ins w:id="4" w:author="Microsoft Office User" w:date="2022-12-03T11:34:00Z">
        <w:r w:rsidR="00150B66">
          <w:rPr>
            <w:rFonts w:ascii="TH SarabunPSK" w:hAnsi="TH SarabunPSK" w:cs="TH SarabunPSK"/>
            <w:b/>
            <w:bCs/>
          </w:rPr>
          <w:t>-1</w:t>
        </w:r>
      </w:ins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9F743AB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>1</w:t>
      </w:r>
      <w:ins w:id="5" w:author="Microsoft Office User" w:date="2022-12-03T11:34:00Z">
        <w:r w:rsidR="00150B66">
          <w:rPr>
            <w:rFonts w:ascii="TH SarabunPSK" w:hAnsi="TH SarabunPSK" w:cs="TH SarabunPSK"/>
          </w:rPr>
          <w:t>-1</w:t>
        </w:r>
      </w:ins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4241C2D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ins w:id="6" w:author="Microsoft Office User" w:date="2022-12-03T11:34:00Z">
        <w:r w:rsidR="00150B66">
          <w:rPr>
            <w:rFonts w:ascii="TH SarabunPSK" w:hAnsi="TH SarabunPSK" w:cs="TH SarabunPSK"/>
          </w:rPr>
          <w:t>1-</w:t>
        </w:r>
      </w:ins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4C0AB1E2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</w:t>
      </w:r>
      <w:r w:rsidR="00AD5E19">
        <w:rPr>
          <w:rFonts w:ascii="TH SarabunPSK" w:eastAsia="Cordia New" w:hAnsi="TH SarabunPSK" w:cs="TH SarabunPSK" w:hint="cs"/>
          <w:cs/>
          <w:lang w:eastAsia="zh-CN"/>
        </w:rPr>
        <w:t>น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EA99699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ทำมาตรฐานใหม่ใช้เวลานาน </w:t>
      </w:r>
      <w:ins w:id="7" w:author="Microsoft Office User" w:date="2022-12-03T10:49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เนื่องจ</w:t>
        </w:r>
      </w:ins>
      <w:ins w:id="8" w:author="Microsoft Office User" w:date="2022-12-03T10:50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าก</w:t>
        </w:r>
      </w:ins>
      <w:r w:rsidRPr="009713E5">
        <w:rPr>
          <w:rFonts w:ascii="TH SarabunPSK" w:eastAsia="Cordia New" w:hAnsi="TH SarabunPSK" w:cs="TH SarabunPSK" w:hint="cs"/>
          <w:cs/>
          <w:lang w:eastAsia="zh-CN"/>
        </w:rPr>
        <w:t>เป็นมาตรฐานใหม่</w:t>
      </w:r>
      <w:ins w:id="9" w:author="Microsoft Office User" w:date="2022-12-03T10:50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อาจส่งผลให้</w:t>
        </w:r>
      </w:ins>
      <w:del w:id="10" w:author="Microsoft Office User" w:date="2022-12-03T10:50:00Z">
        <w:r w:rsidRPr="009713E5" w:rsidDel="00AD5E19">
          <w:rPr>
            <w:rFonts w:ascii="TH SarabunPSK" w:eastAsia="Cordia New" w:hAnsi="TH SarabunPSK" w:cs="TH SarabunPSK" w:hint="cs"/>
            <w:cs/>
            <w:lang w:eastAsia="zh-CN"/>
          </w:rPr>
          <w:delText>ทำให้</w:delText>
        </w:r>
      </w:del>
      <w:r w:rsidRPr="009713E5">
        <w:rPr>
          <w:rFonts w:ascii="TH SarabunPSK" w:eastAsia="Cordia New" w:hAnsi="TH SarabunPSK" w:cs="TH SarabunPSK" w:hint="cs"/>
          <w:cs/>
          <w:lang w:eastAsia="zh-CN"/>
        </w:rPr>
        <w:t>ค่าใช้จ่ายสูง</w:t>
      </w:r>
      <w:ins w:id="11" w:author="Microsoft Office User" w:date="2022-12-03T10:50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ในการเรียนรู้และการพั</w:t>
        </w:r>
      </w:ins>
      <w:ins w:id="12" w:author="Microsoft Office User" w:date="2022-12-03T10:51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ฒนา</w:t>
        </w:r>
      </w:ins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21AB4CCE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ins w:id="13" w:author="Microsoft Office User" w:date="2022-12-03T11:34:00Z">
        <w:r w:rsidR="00150B66">
          <w:rPr>
            <w:rFonts w:ascii="TH SarabunPSK" w:hAnsi="TH SarabunPSK" w:cs="TH SarabunPSK"/>
            <w:b/>
            <w:bCs/>
          </w:rPr>
          <w:t>1-</w:t>
        </w:r>
      </w:ins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AD5E19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AD5E19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AD5E19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51F10298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  <w:rPrChange w:id="14" w:author="Microsoft Office User" w:date="2022-12-03T10:51:00Z">
            <w:rPr>
              <w:rFonts w:ascii="TH SarabunPSK" w:eastAsia="Cordia New" w:hAnsi="TH SarabunPSK" w:cs="TH SarabunPSK" w:hint="cs"/>
              <w:sz w:val="28"/>
              <w:szCs w:val="35"/>
              <w:cs/>
              <w:lang w:eastAsia="zh-CN"/>
            </w:rPr>
          </w:rPrChange>
        </w:rPr>
        <w:t>การสนับสนุนงบประมาณ</w:t>
      </w:r>
      <w:ins w:id="15" w:author="Microsoft Office User" w:date="2022-12-03T10:51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 xml:space="preserve"> พร้อมกับสนับสนุน</w:t>
        </w:r>
      </w:ins>
      <w:r w:rsidRPr="00AD5E19">
        <w:rPr>
          <w:rFonts w:ascii="TH SarabunPSK" w:eastAsia="Cordia New" w:hAnsi="TH SarabunPSK" w:cs="TH SarabunPSK" w:hint="cs"/>
          <w:cs/>
          <w:lang w:eastAsia="zh-CN"/>
          <w:rPrChange w:id="16" w:author="Microsoft Office User" w:date="2022-12-03T10:51:00Z">
            <w:rPr>
              <w:rFonts w:ascii="TH SarabunPSK" w:eastAsia="Cordia New" w:hAnsi="TH SarabunPSK" w:cs="TH SarabunPSK" w:hint="cs"/>
              <w:sz w:val="28"/>
              <w:szCs w:val="35"/>
              <w:cs/>
              <w:lang w:eastAsia="zh-CN"/>
            </w:rPr>
          </w:rPrChange>
        </w:rPr>
        <w:t>องค์ความรู้ด้านเทคนิค</w:t>
      </w:r>
    </w:p>
    <w:p w14:paraId="58F7FA73" w14:textId="77777777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</w:t>
      </w:r>
      <w:del w:id="17" w:author="Microsoft Office User" w:date="2022-12-03T10:52:00Z">
        <w:r w:rsidRPr="00AD5E19" w:rsidDel="00AD5E19">
          <w:rPr>
            <w:rFonts w:ascii="TH SarabunPSK" w:eastAsia="Cordia New" w:hAnsi="TH SarabunPSK" w:cs="TH SarabunPSK" w:hint="cs"/>
            <w:cs/>
            <w:lang w:eastAsia="zh-CN"/>
          </w:rPr>
          <w:delText xml:space="preserve"> </w:delText>
        </w:r>
      </w:del>
      <w:r w:rsidRPr="00AD5E19">
        <w:rPr>
          <w:rFonts w:ascii="TH SarabunPSK" w:eastAsia="Cordia New" w:hAnsi="TH SarabunPSK" w:cs="TH SarabunPSK" w:hint="cs"/>
          <w:cs/>
          <w:lang w:eastAsia="zh-CN"/>
        </w:rPr>
        <w:t>ปฏิบัติราชการอิเล็กทรอนิกส์</w:t>
      </w:r>
    </w:p>
    <w:p w14:paraId="1A1D2103" w14:textId="78826CD3" w:rsidR="007D3575" w:rsidRPr="00AD5E19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เลขที่ใบอนุญาต</w:t>
      </w:r>
      <w:ins w:id="18" w:author="Microsoft Office User" w:date="2022-12-03T10:52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สามารถเอาไปใช้และ</w:t>
        </w:r>
      </w:ins>
      <w:r w:rsidRPr="00AD5E19">
        <w:rPr>
          <w:rFonts w:ascii="TH SarabunPSK" w:eastAsia="Cordia New" w:hAnsi="TH SarabunPSK" w:cs="TH SarabunPSK" w:hint="cs"/>
          <w:cs/>
          <w:lang w:eastAsia="zh-CN"/>
        </w:rPr>
        <w:t>เข้าถึงได้จากทุกที่และใช้งานร่วมกับเลขที่เดิมได้ทันที</w:t>
      </w:r>
    </w:p>
    <w:p w14:paraId="19C2F43A" w14:textId="144BEC12" w:rsidR="009713E5" w:rsidRPr="00AD5E19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AD5E19">
        <w:rPr>
          <w:rFonts w:ascii="TH SarabunPSK" w:eastAsia="Cordia New" w:hAnsi="TH SarabunPSK" w:cs="TH SarabunPSK" w:hint="cs"/>
          <w:cs/>
          <w:lang w:eastAsia="zh-CN"/>
        </w:rPr>
        <w:t>จัดทำข้อกำหนดก</w:t>
      </w:r>
      <w:del w:id="19" w:author="Microsoft Office User" w:date="2022-12-03T10:52:00Z">
        <w:r w:rsidRPr="00AD5E19" w:rsidDel="00AD5E19">
          <w:rPr>
            <w:rFonts w:ascii="TH SarabunPSK" w:eastAsia="Cordia New" w:hAnsi="TH SarabunPSK" w:cs="TH SarabunPSK" w:hint="cs"/>
            <w:cs/>
            <w:lang w:eastAsia="zh-CN"/>
          </w:rPr>
          <w:delText>ิ</w:delText>
        </w:r>
      </w:del>
      <w:r w:rsidRPr="00AD5E19">
        <w:rPr>
          <w:rFonts w:ascii="TH SarabunPSK" w:eastAsia="Cordia New" w:hAnsi="TH SarabunPSK" w:cs="TH SarabunPSK" w:hint="cs"/>
          <w:cs/>
          <w:lang w:eastAsia="zh-CN"/>
        </w:rPr>
        <w:t>ติกากลางหรือมาตรฐานสากล</w:t>
      </w:r>
      <w:ins w:id="20" w:author="Microsoft Office User" w:date="2022-12-03T10:52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เพื่อให้กา</w:t>
        </w:r>
      </w:ins>
      <w:ins w:id="21" w:author="Microsoft Office User" w:date="2022-12-03T10:53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ร</w:t>
        </w:r>
      </w:ins>
      <w:r w:rsidRPr="00AD5E19">
        <w:rPr>
          <w:rFonts w:ascii="TH SarabunPSK" w:eastAsia="Cordia New" w:hAnsi="TH SarabunPSK" w:cs="TH SarabunPSK" w:hint="cs"/>
          <w:cs/>
          <w:lang w:eastAsia="zh-CN"/>
        </w:rPr>
        <w:t>เชื่อมโยง</w:t>
      </w:r>
      <w:ins w:id="22" w:author="Microsoft Office User" w:date="2022-12-03T10:53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ข้อมูล</w:t>
        </w:r>
      </w:ins>
      <w:r w:rsidRPr="00AD5E19">
        <w:rPr>
          <w:rFonts w:ascii="TH SarabunPSK" w:eastAsia="Cordia New" w:hAnsi="TH SarabunPSK" w:cs="TH SarabunPSK" w:hint="cs"/>
          <w:cs/>
          <w:lang w:eastAsia="zh-CN"/>
        </w:rPr>
        <w:t>ง่าย</w:t>
      </w:r>
      <w:ins w:id="23" w:author="Microsoft Office User" w:date="2022-12-03T10:53:00Z">
        <w:r w:rsidR="00AD5E19">
          <w:rPr>
            <w:rFonts w:ascii="TH SarabunPSK" w:eastAsia="Cordia New" w:hAnsi="TH SarabunPSK" w:cs="TH SarabunPSK" w:hint="cs"/>
            <w:cs/>
            <w:lang w:eastAsia="zh-CN"/>
          </w:rPr>
          <w:t>และสะดวกขึ้น</w:t>
        </w:r>
      </w:ins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</w:t>
      </w:r>
      <w:del w:id="24" w:author="Microsoft Office User" w:date="2022-12-03T10:53:00Z">
        <w:r w:rsidRPr="009713E5" w:rsidDel="00AD5E19">
          <w:rPr>
            <w:rFonts w:ascii="TH SarabunPSK" w:hAnsi="TH SarabunPSK" w:cs="TH SarabunPSK" w:hint="cs"/>
            <w:cs/>
          </w:rPr>
          <w:delText xml:space="preserve"> </w:delText>
        </w:r>
      </w:del>
      <w:r w:rsidRPr="009713E5">
        <w:rPr>
          <w:rFonts w:ascii="TH SarabunPSK" w:hAnsi="TH SarabunPSK" w:cs="TH SarabunPSK" w:hint="cs"/>
          <w:cs/>
        </w:rPr>
        <w:t>จัดสรรทรัพยากรและเครื่องมืออุปกรณ์ที่จำเป็น</w:t>
      </w:r>
    </w:p>
    <w:p w14:paraId="316EDBBB" w14:textId="42BD8DC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</w:t>
      </w:r>
      <w:del w:id="25" w:author="Microsoft Office User" w:date="2022-12-03T10:53:00Z">
        <w:r w:rsidDel="00AD5E19">
          <w:rPr>
            <w:rFonts w:ascii="TH SarabunPSK" w:hAnsi="TH SarabunPSK" w:cs="TH SarabunPSK" w:hint="cs"/>
            <w:cs/>
          </w:rPr>
          <w:delText xml:space="preserve"> </w:delText>
        </w:r>
      </w:del>
      <w:r>
        <w:rPr>
          <w:rFonts w:ascii="TH SarabunPSK" w:hAnsi="TH SarabunPSK" w:cs="TH SarabunPSK" w:hint="cs"/>
          <w:cs/>
        </w:rPr>
        <w:t>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7B2D180E" w:rsidR="00545511" w:rsidRPr="00AD5E19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rPrChange w:id="26" w:author="Microsoft Office User" w:date="2022-12-03T10:54:00Z">
            <w:rPr>
              <w:rFonts w:ascii="TH SarabunPSK" w:hAnsi="TH SarabunPSK" w:cs="TH SarabunPSK"/>
            </w:rPr>
          </w:rPrChange>
        </w:rPr>
      </w:pPr>
      <w:r w:rsidRPr="00AD5E19">
        <w:rPr>
          <w:rFonts w:ascii="TH SarabunPSK" w:hAnsi="TH SarabunPSK" w:cs="TH SarabunPSK" w:hint="cs"/>
          <w:sz w:val="32"/>
          <w:szCs w:val="32"/>
          <w:cs/>
          <w:rPrChange w:id="27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เอกสารอิเล็กทรอนิกส์</w:t>
      </w:r>
      <w:r w:rsidR="004B4ABF" w:rsidRPr="00AD5E19">
        <w:rPr>
          <w:rFonts w:ascii="TH SarabunPSK" w:hAnsi="TH SarabunPSK" w:cs="TH SarabunPSK" w:hint="cs"/>
          <w:sz w:val="32"/>
          <w:szCs w:val="32"/>
          <w:cs/>
          <w:rPrChange w:id="28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ที่จะใช้เป็น</w:t>
      </w:r>
      <w:del w:id="29" w:author="Microsoft Office User" w:date="2022-12-03T10:54:00Z">
        <w:r w:rsidR="00545511" w:rsidRPr="00AD5E19" w:rsidDel="00AD5E19">
          <w:rPr>
            <w:rFonts w:ascii="TH SarabunPSK" w:hAnsi="TH SarabunPSK" w:cs="TH SarabunPSK"/>
            <w:sz w:val="32"/>
            <w:szCs w:val="32"/>
            <w:rPrChange w:id="30" w:author="Microsoft Office User" w:date="2022-12-03T10:54:00Z">
              <w:rPr>
                <w:rFonts w:ascii="TH SarabunPSK" w:hAnsi="TH SarabunPSK" w:cs="TH SarabunPSK"/>
              </w:rPr>
            </w:rPrChange>
          </w:rPr>
          <w:delText xml:space="preserve"> </w:delText>
        </w:r>
      </w:del>
      <w:r w:rsidR="00545511" w:rsidRPr="00AD5E19">
        <w:rPr>
          <w:rFonts w:ascii="TH SarabunPSK" w:hAnsi="TH SarabunPSK" w:cs="TH SarabunPSK" w:hint="cs"/>
          <w:sz w:val="32"/>
          <w:szCs w:val="32"/>
          <w:cs/>
          <w:rPrChange w:id="31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ใบอนุญาตหรือ</w:t>
      </w:r>
      <w:r w:rsidR="004B4ABF" w:rsidRPr="00AD5E19">
        <w:rPr>
          <w:rFonts w:ascii="TH SarabunPSK" w:hAnsi="TH SarabunPSK" w:cs="TH SarabunPSK" w:hint="cs"/>
          <w:sz w:val="32"/>
          <w:szCs w:val="32"/>
          <w:cs/>
          <w:rPrChange w:id="32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หนังสือสำคัญ</w:t>
      </w:r>
      <w:r w:rsidR="00545511" w:rsidRPr="00AD5E19">
        <w:rPr>
          <w:rFonts w:ascii="TH SarabunPSK" w:hAnsi="TH SarabunPSK" w:cs="TH SarabunPSK" w:hint="cs"/>
          <w:sz w:val="32"/>
          <w:szCs w:val="32"/>
          <w:cs/>
          <w:rPrChange w:id="33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ในรูปแบบดิจิทัลนั้น ต้องสามารถใช้อ้างอิงและเข้าใจได้</w:t>
      </w:r>
      <w:r w:rsidR="00D01A7E" w:rsidRPr="00AD5E19">
        <w:rPr>
          <w:rFonts w:ascii="TH SarabunPSK" w:hAnsi="TH SarabunPSK" w:cs="TH SarabunPSK" w:hint="cs"/>
          <w:sz w:val="32"/>
          <w:szCs w:val="32"/>
          <w:cs/>
          <w:rPrChange w:id="34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อย่าง</w:t>
      </w:r>
      <w:r w:rsidR="00545511" w:rsidRPr="00AD5E19">
        <w:rPr>
          <w:rFonts w:ascii="TH SarabunPSK" w:hAnsi="TH SarabunPSK" w:cs="TH SarabunPSK" w:hint="cs"/>
          <w:sz w:val="32"/>
          <w:szCs w:val="32"/>
          <w:cs/>
          <w:rPrChange w:id="35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อัตโนมัติโดยระบบดิจิทัลของหน่วยงาน เรียก</w:t>
      </w:r>
      <w:r w:rsidR="00546B0A" w:rsidRPr="00AD5E19">
        <w:rPr>
          <w:rFonts w:ascii="TH SarabunPSK" w:hAnsi="TH SarabunPSK" w:cs="TH SarabunPSK" w:hint="cs"/>
          <w:sz w:val="32"/>
          <w:szCs w:val="32"/>
          <w:cs/>
          <w:rPrChange w:id="36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เอกสารที่มีคุณสมบัติข้อนี้</w:t>
      </w:r>
      <w:r w:rsidR="00545511" w:rsidRPr="00AD5E19">
        <w:rPr>
          <w:rFonts w:ascii="TH SarabunPSK" w:hAnsi="TH SarabunPSK" w:cs="TH SarabunPSK" w:hint="cs"/>
          <w:sz w:val="32"/>
          <w:szCs w:val="32"/>
          <w:cs/>
          <w:rPrChange w:id="37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 xml:space="preserve">ว่า </w:t>
      </w:r>
      <w:r w:rsidR="00545511" w:rsidRPr="00AD5E19">
        <w:rPr>
          <w:rFonts w:ascii="TH SarabunPSK" w:eastAsiaTheme="minorEastAsia" w:hAnsi="TH SarabunPSK" w:cs="TH SarabunPSK" w:hint="eastAsia"/>
          <w:sz w:val="32"/>
          <w:szCs w:val="32"/>
          <w:lang w:eastAsia="ja-JP"/>
          <w:rPrChange w:id="38" w:author="Microsoft Office User" w:date="2022-12-03T10:54:00Z">
            <w:rPr>
              <w:rFonts w:ascii="TH SarabunPSK" w:eastAsiaTheme="minorEastAsia" w:hAnsi="TH SarabunPSK" w:cs="TH SarabunPSK" w:hint="eastAsia"/>
              <w:lang w:eastAsia="ja-JP"/>
            </w:rPr>
          </w:rPrChange>
        </w:rPr>
        <w:t>I</w:t>
      </w:r>
      <w:r w:rsidR="00545511" w:rsidRPr="00AD5E19">
        <w:rPr>
          <w:rFonts w:ascii="TH SarabunPSK" w:eastAsiaTheme="minorEastAsia" w:hAnsi="TH SarabunPSK" w:cs="TH SarabunPSK"/>
          <w:sz w:val="32"/>
          <w:szCs w:val="32"/>
          <w:lang w:eastAsia="ja-JP"/>
          <w:rPrChange w:id="39" w:author="Microsoft Office User" w:date="2022-12-03T10:54:00Z">
            <w:rPr>
              <w:rFonts w:ascii="TH SarabunPSK" w:eastAsiaTheme="minorEastAsia" w:hAnsi="TH SarabunPSK" w:cs="TH SarabunPSK"/>
              <w:lang w:eastAsia="ja-JP"/>
            </w:rPr>
          </w:rPrChange>
        </w:rPr>
        <w:t>ID (Identifiable Interoperable Document)</w:t>
      </w:r>
      <w:r w:rsidR="00545511" w:rsidRPr="00AD5E1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40" w:author="Microsoft Office User" w:date="2022-12-03T10:54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 xml:space="preserve"> </w:t>
      </w:r>
      <w:r w:rsidR="004B4ABF" w:rsidRPr="00AD5E19">
        <w:rPr>
          <w:rFonts w:ascii="TH SarabunPSK" w:hAnsi="TH SarabunPSK" w:cs="TH SarabunPSK" w:hint="cs"/>
          <w:sz w:val="32"/>
          <w:szCs w:val="32"/>
          <w:cs/>
          <w:rPrChange w:id="41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ควร</w:t>
      </w:r>
      <w:r w:rsidR="00204DEC" w:rsidRPr="00AD5E19">
        <w:rPr>
          <w:rFonts w:ascii="TH SarabunPSK" w:hAnsi="TH SarabunPSK" w:cs="TH SarabunPSK" w:hint="cs"/>
          <w:sz w:val="32"/>
          <w:szCs w:val="32"/>
          <w:cs/>
          <w:rPrChange w:id="42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ต้อง</w:t>
      </w:r>
      <w:r w:rsidR="004B4ABF" w:rsidRPr="00AD5E19">
        <w:rPr>
          <w:rFonts w:ascii="TH SarabunPSK" w:hAnsi="TH SarabunPSK" w:cs="TH SarabunPSK" w:hint="cs"/>
          <w:sz w:val="32"/>
          <w:szCs w:val="32"/>
          <w:cs/>
          <w:rPrChange w:id="43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คุณสมบัติอย่างน้อยดังนี้</w:t>
      </w:r>
    </w:p>
    <w:p w14:paraId="0C7FBD0C" w14:textId="77777777" w:rsidR="00545511" w:rsidRPr="00AD5E19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rPrChange w:id="44" w:author="Microsoft Office User" w:date="2022-12-03T10:54:00Z">
            <w:rPr>
              <w:rFonts w:ascii="TH SarabunPSK" w:hAnsi="TH SarabunPSK" w:cs="TH SarabunPSK"/>
            </w:rPr>
          </w:rPrChange>
        </w:rPr>
      </w:pPr>
      <w:r w:rsidRPr="00AD5E19">
        <w:rPr>
          <w:rFonts w:ascii="TH SarabunPSK" w:hAnsi="TH SarabunPSK" w:cs="TH SarabunPSK" w:hint="cs"/>
          <w:sz w:val="32"/>
          <w:szCs w:val="32"/>
          <w:cs/>
          <w:rPrChange w:id="45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เอกสาร</w:t>
      </w:r>
      <w:r w:rsidR="00B465CD" w:rsidRPr="00AD5E19">
        <w:rPr>
          <w:rFonts w:ascii="TH SarabunPSK" w:hAnsi="TH SarabunPSK" w:cs="TH SarabunPSK" w:hint="cs"/>
          <w:sz w:val="32"/>
          <w:szCs w:val="32"/>
          <w:cs/>
          <w:rPrChange w:id="46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อิเล็กทรอนิกส์ต้อง</w:t>
      </w:r>
      <w:r w:rsidR="00204DEC" w:rsidRPr="00AD5E19">
        <w:rPr>
          <w:rFonts w:ascii="TH SarabunPSK" w:hAnsi="TH SarabunPSK" w:cs="TH SarabunPSK" w:hint="cs"/>
          <w:sz w:val="32"/>
          <w:szCs w:val="32"/>
          <w:cs/>
          <w:rPrChange w:id="47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มีรหัสอ้างอิง</w:t>
      </w:r>
      <w:r w:rsidR="004B4ABF" w:rsidRPr="00AD5E19">
        <w:rPr>
          <w:rFonts w:ascii="TH SarabunPSK" w:hAnsi="TH SarabunPSK" w:cs="TH SarabunPSK" w:hint="cs"/>
          <w:sz w:val="32"/>
          <w:szCs w:val="32"/>
          <w:cs/>
          <w:rPrChange w:id="48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ที่</w:t>
      </w:r>
      <w:r w:rsidR="00B465CD" w:rsidRPr="00AD5E19">
        <w:rPr>
          <w:rFonts w:ascii="TH SarabunPSK" w:hAnsi="TH SarabunPSK" w:cs="TH SarabunPSK" w:hint="cs"/>
          <w:sz w:val="32"/>
          <w:szCs w:val="32"/>
          <w:cs/>
          <w:rPrChange w:id="49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มีลักษณะ</w:t>
      </w:r>
      <w:r w:rsidR="004B4ABF" w:rsidRPr="00AD5E19">
        <w:rPr>
          <w:rFonts w:ascii="TH SarabunPSK" w:hAnsi="TH SarabunPSK" w:cs="TH SarabunPSK" w:hint="cs"/>
          <w:sz w:val="32"/>
          <w:szCs w:val="32"/>
          <w:cs/>
          <w:rPrChange w:id="50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เป็นสากล สามารถเข้าถึง</w:t>
      </w:r>
      <w:r w:rsidR="00204DEC" w:rsidRPr="00AD5E19">
        <w:rPr>
          <w:rFonts w:ascii="TH SarabunPSK" w:hAnsi="TH SarabunPSK" w:cs="TH SarabunPSK" w:hint="cs"/>
          <w:sz w:val="32"/>
          <w:szCs w:val="32"/>
          <w:cs/>
          <w:rPrChange w:id="51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ได้ผ่านอินเทอร์เน็ต</w:t>
      </w:r>
      <w:r w:rsidRPr="00AD5E19">
        <w:rPr>
          <w:rFonts w:ascii="TH SarabunPSK" w:hAnsi="TH SarabunPSK" w:cs="TH SarabunPSK" w:hint="cs"/>
          <w:sz w:val="32"/>
          <w:szCs w:val="32"/>
          <w:cs/>
          <w:rPrChange w:id="52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จาก</w:t>
      </w:r>
      <w:r w:rsidR="00204DEC" w:rsidRPr="00AD5E19">
        <w:rPr>
          <w:rFonts w:ascii="TH SarabunPSK" w:hAnsi="TH SarabunPSK" w:cs="TH SarabunPSK" w:hint="cs"/>
          <w:sz w:val="32"/>
          <w:szCs w:val="32"/>
          <w:cs/>
          <w:rPrChange w:id="53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ทุกหน่วยงาน</w:t>
      </w:r>
      <w:r w:rsidRPr="00AD5E19">
        <w:rPr>
          <w:rFonts w:ascii="TH SarabunPSK" w:hAnsi="TH SarabunPSK" w:cs="TH SarabunPSK" w:hint="cs"/>
          <w:sz w:val="32"/>
          <w:szCs w:val="32"/>
          <w:cs/>
          <w:rPrChange w:id="54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 xml:space="preserve"> </w:t>
      </w:r>
      <w:r w:rsidR="001B52A5" w:rsidRPr="00AD5E19">
        <w:rPr>
          <w:rFonts w:ascii="TH SarabunPSK" w:hAnsi="TH SarabunPSK" w:cs="TH SarabunPSK" w:hint="cs"/>
          <w:sz w:val="32"/>
          <w:szCs w:val="32"/>
          <w:cs/>
          <w:rPrChange w:id="55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 xml:space="preserve">เช่น การใช้รหัส </w:t>
      </w:r>
      <w:r w:rsidR="001B52A5" w:rsidRPr="00AD5E19">
        <w:rPr>
          <w:rFonts w:ascii="TH SarabunPSK" w:eastAsiaTheme="minorEastAsia" w:hAnsi="TH SarabunPSK" w:cs="TH SarabunPSK" w:hint="eastAsia"/>
          <w:sz w:val="32"/>
          <w:szCs w:val="32"/>
          <w:lang w:eastAsia="ja-JP"/>
          <w:rPrChange w:id="56" w:author="Microsoft Office User" w:date="2022-12-03T10:54:00Z">
            <w:rPr>
              <w:rFonts w:ascii="TH SarabunPSK" w:eastAsiaTheme="minorEastAsia" w:hAnsi="TH SarabunPSK" w:cs="TH SarabunPSK" w:hint="eastAsia"/>
              <w:lang w:eastAsia="ja-JP"/>
            </w:rPr>
          </w:rPrChange>
        </w:rPr>
        <w:t>I</w:t>
      </w:r>
      <w:r w:rsidR="001B52A5" w:rsidRPr="00AD5E19">
        <w:rPr>
          <w:rFonts w:ascii="TH SarabunPSK" w:eastAsiaTheme="minorEastAsia" w:hAnsi="TH SarabunPSK" w:cs="TH SarabunPSK"/>
          <w:sz w:val="32"/>
          <w:szCs w:val="32"/>
          <w:lang w:eastAsia="ja-JP"/>
          <w:rPrChange w:id="57" w:author="Microsoft Office User" w:date="2022-12-03T10:54:00Z">
            <w:rPr>
              <w:rFonts w:ascii="TH SarabunPSK" w:eastAsiaTheme="minorEastAsia" w:hAnsi="TH SarabunPSK" w:cs="TH SarabunPSK"/>
              <w:lang w:eastAsia="ja-JP"/>
            </w:rPr>
          </w:rPrChange>
        </w:rPr>
        <w:t xml:space="preserve">RI </w:t>
      </w:r>
      <w:r w:rsidR="001B52A5" w:rsidRPr="00AD5E1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58" w:author="Microsoft Office User" w:date="2022-12-03T10:54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>หรือ</w:t>
      </w:r>
      <w:r w:rsidR="001B52A5" w:rsidRPr="00AD5E19">
        <w:rPr>
          <w:rFonts w:ascii="TH SarabunPSK" w:eastAsiaTheme="minorEastAsia" w:hAnsi="TH SarabunPSK" w:cs="TH SarabunPSK" w:hint="eastAsia"/>
          <w:sz w:val="32"/>
          <w:szCs w:val="32"/>
          <w:lang w:eastAsia="ja-JP"/>
          <w:rPrChange w:id="59" w:author="Microsoft Office User" w:date="2022-12-03T10:54:00Z">
            <w:rPr>
              <w:rFonts w:ascii="TH SarabunPSK" w:eastAsiaTheme="minorEastAsia" w:hAnsi="TH SarabunPSK" w:cs="TH SarabunPSK" w:hint="eastAsia"/>
              <w:lang w:eastAsia="ja-JP"/>
            </w:rPr>
          </w:rPrChange>
        </w:rPr>
        <w:t xml:space="preserve"> </w:t>
      </w:r>
      <w:r w:rsidR="001B52A5" w:rsidRPr="00AD5E19">
        <w:rPr>
          <w:rFonts w:ascii="TH SarabunPSK" w:eastAsiaTheme="minorEastAsia" w:hAnsi="TH SarabunPSK" w:cs="TH SarabunPSK"/>
          <w:sz w:val="32"/>
          <w:szCs w:val="32"/>
          <w:lang w:eastAsia="ja-JP"/>
          <w:rPrChange w:id="60" w:author="Microsoft Office User" w:date="2022-12-03T10:54:00Z">
            <w:rPr>
              <w:rFonts w:ascii="TH SarabunPSK" w:eastAsiaTheme="minorEastAsia" w:hAnsi="TH SarabunPSK" w:cs="TH SarabunPSK"/>
              <w:lang w:eastAsia="ja-JP"/>
            </w:rPr>
          </w:rPrChange>
        </w:rPr>
        <w:t xml:space="preserve">URI </w:t>
      </w:r>
      <w:r w:rsidR="001B52A5" w:rsidRPr="00AD5E1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61" w:author="Microsoft Office User" w:date="2022-12-03T10:54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>หรือ</w:t>
      </w:r>
      <w:r w:rsidR="001B52A5" w:rsidRPr="00AD5E19">
        <w:rPr>
          <w:rFonts w:ascii="TH SarabunPSK" w:eastAsiaTheme="minorEastAsia" w:hAnsi="TH SarabunPSK" w:cs="TH SarabunPSK" w:hint="eastAsia"/>
          <w:sz w:val="32"/>
          <w:szCs w:val="32"/>
          <w:lang w:eastAsia="ja-JP"/>
          <w:rPrChange w:id="62" w:author="Microsoft Office User" w:date="2022-12-03T10:54:00Z">
            <w:rPr>
              <w:rFonts w:ascii="TH SarabunPSK" w:eastAsiaTheme="minorEastAsia" w:hAnsi="TH SarabunPSK" w:cs="TH SarabunPSK" w:hint="eastAsia"/>
              <w:lang w:eastAsia="ja-JP"/>
            </w:rPr>
          </w:rPrChange>
        </w:rPr>
        <w:t xml:space="preserve"> </w:t>
      </w:r>
      <w:r w:rsidR="001B52A5" w:rsidRPr="00AD5E19">
        <w:rPr>
          <w:rFonts w:ascii="TH SarabunPSK" w:eastAsiaTheme="minorEastAsia" w:hAnsi="TH SarabunPSK" w:cs="TH SarabunPSK"/>
          <w:sz w:val="32"/>
          <w:szCs w:val="32"/>
          <w:lang w:eastAsia="ja-JP"/>
          <w:rPrChange w:id="63" w:author="Microsoft Office User" w:date="2022-12-03T10:54:00Z">
            <w:rPr>
              <w:rFonts w:ascii="TH SarabunPSK" w:eastAsiaTheme="minorEastAsia" w:hAnsi="TH SarabunPSK" w:cs="TH SarabunPSK"/>
              <w:lang w:eastAsia="ja-JP"/>
            </w:rPr>
          </w:rPrChange>
        </w:rPr>
        <w:t xml:space="preserve">URL </w:t>
      </w:r>
      <w:r w:rsidR="001B52A5" w:rsidRPr="00AD5E1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64" w:author="Microsoft Office User" w:date="2022-12-03T10:54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>เป็นต้น</w:t>
      </w:r>
    </w:p>
    <w:p w14:paraId="14FC8988" w14:textId="21CD2324" w:rsidR="00DA4E47" w:rsidRPr="00AD5E19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rPrChange w:id="65" w:author="Microsoft Office User" w:date="2022-12-03T10:54:00Z">
            <w:rPr>
              <w:rFonts w:ascii="TH SarabunPSK" w:hAnsi="TH SarabunPSK" w:cs="TH SarabunPSK"/>
            </w:rPr>
          </w:rPrChange>
        </w:rPr>
      </w:pPr>
      <w:r w:rsidRPr="00AD5E19">
        <w:rPr>
          <w:rFonts w:ascii="TH SarabunPSK" w:hAnsi="TH SarabunPSK" w:cs="TH SarabunPSK" w:hint="cs"/>
          <w:sz w:val="32"/>
          <w:szCs w:val="32"/>
          <w:cs/>
          <w:rPrChange w:id="66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lastRenderedPageBreak/>
        <w:t>เอกสาร</w:t>
      </w:r>
      <w:r w:rsidR="00B465CD" w:rsidRPr="00AD5E19">
        <w:rPr>
          <w:rFonts w:ascii="TH SarabunPSK" w:hAnsi="TH SarabunPSK" w:cs="TH SarabunPSK" w:hint="cs"/>
          <w:sz w:val="32"/>
          <w:szCs w:val="32"/>
          <w:cs/>
          <w:rPrChange w:id="67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อิเล็กทรอนิกส์</w:t>
      </w:r>
      <w:r w:rsidR="00204DEC" w:rsidRPr="00AD5E19">
        <w:rPr>
          <w:rFonts w:ascii="TH SarabunPSK" w:hAnsi="TH SarabunPSK" w:cs="TH SarabunPSK" w:hint="cs"/>
          <w:sz w:val="32"/>
          <w:szCs w:val="32"/>
          <w:cs/>
          <w:rPrChange w:id="68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ต้องสามารถเข้าใจ</w:t>
      </w:r>
      <w:r w:rsidR="00B465CD" w:rsidRPr="00AD5E19">
        <w:rPr>
          <w:rFonts w:ascii="TH SarabunPSK" w:hAnsi="TH SarabunPSK" w:cs="TH SarabunPSK" w:hint="cs"/>
          <w:sz w:val="32"/>
          <w:szCs w:val="32"/>
          <w:cs/>
          <w:rPrChange w:id="69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รูปแบบฟอร์แม็ต</w:t>
      </w:r>
      <w:r w:rsidR="001B52A5" w:rsidRPr="00AD5E19">
        <w:rPr>
          <w:rFonts w:ascii="TH SarabunPSK" w:hAnsi="TH SarabunPSK" w:cs="TH SarabunPSK" w:hint="cs"/>
          <w:sz w:val="32"/>
          <w:szCs w:val="32"/>
          <w:cs/>
          <w:rPrChange w:id="70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และ</w:t>
      </w:r>
      <w:r w:rsidR="00204DEC" w:rsidRPr="00AD5E19">
        <w:rPr>
          <w:rFonts w:ascii="TH SarabunPSK" w:hAnsi="TH SarabunPSK" w:cs="TH SarabunPSK" w:hint="cs"/>
          <w:sz w:val="32"/>
          <w:szCs w:val="32"/>
          <w:cs/>
          <w:rPrChange w:id="71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ความหมายของเอกสาร</w:t>
      </w:r>
      <w:r w:rsidR="00B465CD" w:rsidRPr="00AD5E19">
        <w:rPr>
          <w:rFonts w:ascii="TH SarabunPSK" w:hAnsi="TH SarabunPSK" w:cs="TH SarabunPSK" w:hint="cs"/>
          <w:sz w:val="32"/>
          <w:szCs w:val="32"/>
          <w:cs/>
          <w:rPrChange w:id="72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นั้น</w:t>
      </w:r>
      <w:r w:rsidR="00204DEC" w:rsidRPr="00AD5E19">
        <w:rPr>
          <w:rFonts w:ascii="TH SarabunPSK" w:hAnsi="TH SarabunPSK" w:cs="TH SarabunPSK" w:hint="cs"/>
          <w:sz w:val="32"/>
          <w:szCs w:val="32"/>
          <w:cs/>
          <w:rPrChange w:id="73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ได้</w:t>
      </w:r>
      <w:r w:rsidR="001B52A5" w:rsidRPr="00AD5E19">
        <w:rPr>
          <w:rFonts w:ascii="TH SarabunPSK" w:hAnsi="TH SarabunPSK" w:cs="TH SarabunPSK" w:hint="cs"/>
          <w:sz w:val="32"/>
          <w:szCs w:val="32"/>
          <w:cs/>
          <w:rPrChange w:id="74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 xml:space="preserve"> </w:t>
      </w:r>
      <w:r w:rsidRPr="00AD5E19">
        <w:rPr>
          <w:rFonts w:ascii="TH SarabunPSK" w:hAnsi="TH SarabunPSK" w:cs="TH SarabunPSK" w:hint="cs"/>
          <w:sz w:val="32"/>
          <w:szCs w:val="32"/>
          <w:cs/>
          <w:rPrChange w:id="75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โดยระบบดิจิทัล</w:t>
      </w:r>
      <w:r w:rsidR="00B465CD" w:rsidRPr="00AD5E19">
        <w:rPr>
          <w:rFonts w:ascii="TH SarabunPSK" w:hAnsi="TH SarabunPSK" w:cs="TH SarabunPSK" w:hint="cs"/>
          <w:sz w:val="32"/>
          <w:szCs w:val="32"/>
          <w:cs/>
          <w:rPrChange w:id="76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AD5E19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cs/>
          <w:rPrChange w:id="77" w:author="Microsoft Office User" w:date="2022-12-03T10:54:00Z">
            <w:rPr>
              <w:rFonts w:ascii="TH SarabunPSK" w:hAnsi="TH SarabunPSK" w:cs="TH SarabunPSK"/>
              <w:cs/>
            </w:rPr>
          </w:rPrChange>
        </w:rPr>
      </w:pPr>
      <w:r w:rsidRPr="00AD5E19">
        <w:rPr>
          <w:rFonts w:ascii="TH SarabunPSK" w:hAnsi="TH SarabunPSK" w:cs="TH SarabunPSK" w:hint="cs"/>
          <w:sz w:val="32"/>
          <w:szCs w:val="32"/>
          <w:cs/>
          <w:rPrChange w:id="78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 xml:space="preserve">เอกสารอิเล็กทรอนิกส์นั้น ต้องสามารถใช้แทนกระดาษได้ 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</w:t>
      </w:r>
      <w:r w:rsidRPr="00AD5E19">
        <w:rPr>
          <w:rFonts w:ascii="TH SarabunPSK" w:hAnsi="TH SarabunPSK" w:cs="TH SarabunPSK"/>
          <w:sz w:val="32"/>
          <w:szCs w:val="32"/>
          <w:cs/>
          <w:rPrChange w:id="79" w:author="Microsoft Office User" w:date="2022-12-03T10:54:00Z">
            <w:rPr>
              <w:rFonts w:ascii="TH SarabunPSK" w:hAnsi="TH SarabunPSK" w:cs="TH SarabunPSK"/>
              <w:cs/>
            </w:rPr>
          </w:rPrChange>
        </w:rPr>
        <w:t>แนวปฏิบัติการลงลายมืออิเล็กทรอนิกส์สำหรับเจ้าหน้าที่ของรัฐ</w:t>
      </w:r>
      <w:r w:rsidRPr="00AD5E19">
        <w:rPr>
          <w:rFonts w:ascii="TH SarabunPSK" w:hAnsi="TH SarabunPSK" w:cs="TH SarabunPSK" w:hint="cs"/>
          <w:sz w:val="32"/>
          <w:szCs w:val="32"/>
          <w:cs/>
          <w:rPrChange w:id="80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 xml:space="preserve"> เป็นต้น</w:t>
      </w:r>
    </w:p>
    <w:p w14:paraId="1AE32389" w14:textId="09FB0692" w:rsidR="001B52A5" w:rsidRPr="00AD5E19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rPrChange w:id="81" w:author="Microsoft Office User" w:date="2022-12-03T10:54:00Z">
            <w:rPr>
              <w:rFonts w:ascii="TH SarabunPSK" w:hAnsi="TH SarabunPSK" w:cs="TH SarabunPSK"/>
            </w:rPr>
          </w:rPrChange>
        </w:rPr>
      </w:pPr>
      <w:r w:rsidRPr="00AD5E19">
        <w:rPr>
          <w:rFonts w:ascii="TH SarabunPSK" w:hAnsi="TH SarabunPSK" w:cs="TH SarabunPSK" w:hint="cs"/>
          <w:sz w:val="32"/>
          <w:szCs w:val="32"/>
          <w:cs/>
          <w:rPrChange w:id="82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และให้สามารถเข้าใจความหมายของเอกสาร</w:t>
      </w:r>
    </w:p>
    <w:p w14:paraId="2171FD26" w14:textId="53FEAEFA" w:rsidR="009713E5" w:rsidRPr="00AD5E19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  <w:sz w:val="32"/>
          <w:szCs w:val="32"/>
          <w:rPrChange w:id="83" w:author="Microsoft Office User" w:date="2022-12-03T10:54:00Z">
            <w:rPr>
              <w:rFonts w:ascii="TH SarabunPSK" w:hAnsi="TH SarabunPSK" w:cs="TH SarabunPSK"/>
            </w:rPr>
          </w:rPrChange>
        </w:rPr>
      </w:pPr>
      <w:r w:rsidRPr="00AD5E19">
        <w:rPr>
          <w:rFonts w:ascii="TH SarabunPSK" w:hAnsi="TH SarabunPSK" w:cs="TH SarabunPSK" w:hint="cs"/>
          <w:sz w:val="32"/>
          <w:szCs w:val="32"/>
          <w:cs/>
          <w:rPrChange w:id="84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ต้องมี</w:t>
      </w:r>
      <w:r w:rsidR="009713E5" w:rsidRPr="00AD5E19">
        <w:rPr>
          <w:rFonts w:ascii="TH SarabunPSK" w:hAnsi="TH SarabunPSK" w:cs="TH SarabunPSK" w:hint="cs"/>
          <w:sz w:val="32"/>
          <w:szCs w:val="32"/>
          <w:cs/>
          <w:rPrChange w:id="85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กลไกล</w:t>
      </w:r>
      <w:r w:rsidRPr="00AD5E19">
        <w:rPr>
          <w:rFonts w:ascii="TH SarabunPSK" w:hAnsi="TH SarabunPSK" w:cs="TH SarabunPSK" w:hint="cs"/>
          <w:sz w:val="32"/>
          <w:szCs w:val="32"/>
          <w:cs/>
          <w:rPrChange w:id="86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การ</w:t>
      </w:r>
      <w:r w:rsidR="009713E5" w:rsidRPr="00AD5E19">
        <w:rPr>
          <w:rFonts w:ascii="TH SarabunPSK" w:hAnsi="TH SarabunPSK" w:cs="TH SarabunPSK"/>
          <w:sz w:val="32"/>
          <w:szCs w:val="32"/>
          <w:cs/>
          <w:rPrChange w:id="87" w:author="Microsoft Office User" w:date="2022-12-03T10:54:00Z">
            <w:rPr>
              <w:rFonts w:ascii="TH SarabunPSK" w:hAnsi="TH SarabunPSK" w:cs="TH SarabunPSK"/>
              <w:cs/>
            </w:rPr>
          </w:rPrChange>
        </w:rPr>
        <w:t>กำกับ</w:t>
      </w:r>
      <w:r w:rsidR="009713E5" w:rsidRPr="00AD5E19">
        <w:rPr>
          <w:rFonts w:ascii="TH SarabunPSK" w:hAnsi="TH SarabunPSK" w:cs="TH SarabunPSK" w:hint="cs"/>
          <w:sz w:val="32"/>
          <w:szCs w:val="32"/>
          <w:cs/>
          <w:rPrChange w:id="88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ควบคุม</w:t>
      </w:r>
      <w:r w:rsidR="009713E5" w:rsidRPr="00AD5E19">
        <w:rPr>
          <w:rFonts w:ascii="TH SarabunPSK" w:hAnsi="TH SarabunPSK" w:cs="TH SarabunPSK"/>
          <w:sz w:val="32"/>
          <w:szCs w:val="32"/>
          <w:cs/>
          <w:rPrChange w:id="89" w:author="Microsoft Office User" w:date="2022-12-03T10:54:00Z">
            <w:rPr>
              <w:rFonts w:ascii="TH SarabunPSK" w:hAnsi="TH SarabunPSK" w:cs="TH SarabunPSK"/>
              <w:cs/>
            </w:rPr>
          </w:rPrChange>
        </w:rPr>
        <w:t>และสนับสนุนการปฏิบัติการร่วมทางอิเล็กทรอนิกส์</w:t>
      </w:r>
      <w:r w:rsidR="009713E5" w:rsidRPr="00AD5E19">
        <w:rPr>
          <w:rFonts w:ascii="TH SarabunPSK" w:hAnsi="TH SarabunPSK" w:cs="TH SarabunPSK"/>
          <w:sz w:val="32"/>
          <w:szCs w:val="32"/>
          <w:rPrChange w:id="90" w:author="Microsoft Office User" w:date="2022-12-03T10:54:00Z">
            <w:rPr>
              <w:rFonts w:ascii="TH SarabunPSK" w:hAnsi="TH SarabunPSK" w:cs="TH SarabunPSK"/>
            </w:rPr>
          </w:rPrChange>
        </w:rPr>
        <w:t xml:space="preserve"> </w:t>
      </w:r>
      <w:r w:rsidRPr="00AD5E19">
        <w:rPr>
          <w:rFonts w:ascii="TH SarabunPSK" w:hAnsi="TH SarabunPSK" w:cs="TH SarabunPSK" w:hint="cs"/>
          <w:sz w:val="32"/>
          <w:szCs w:val="32"/>
          <w:cs/>
          <w:rPrChange w:id="91" w:author="Microsoft Office User" w:date="2022-12-03T10:54:00Z">
            <w:rPr>
              <w:rFonts w:ascii="TH SarabunPSK" w:hAnsi="TH SarabunPSK" w:cs="TH SarabunPSK" w:hint="cs"/>
              <w:cs/>
            </w:rPr>
          </w:rPrChange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Pr="00AD5E19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2FEF4907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ins w:id="92" w:author="Microsoft Office User" w:date="2022-12-03T11:34:00Z">
        <w:r w:rsidR="00150B66">
          <w:rPr>
            <w:rFonts w:ascii="TH SarabunPSK" w:hAnsi="TH SarabunPSK" w:cs="TH SarabunPSK"/>
          </w:rPr>
          <w:t>1-</w:t>
        </w:r>
      </w:ins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4CFE70D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ins w:id="93" w:author="Microsoft Office User" w:date="2022-12-03T11:34:00Z">
        <w:r w:rsidR="00150B66">
          <w:rPr>
            <w:rFonts w:ascii="TH SarabunPSK" w:hAnsi="TH SarabunPSK" w:cs="TH SarabunPSK"/>
            <w:b/>
            <w:bCs/>
            <w:lang w:eastAsia="ja-JP"/>
          </w:rPr>
          <w:t>1-</w:t>
        </w:r>
      </w:ins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5976D61F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</w:t>
      </w:r>
      <w:del w:id="94" w:author="Microsoft Office User" w:date="2022-12-03T10:57:00Z">
        <w:r w:rsidDel="00950429">
          <w:rPr>
            <w:rFonts w:eastAsiaTheme="minorEastAsia" w:hint="cs"/>
            <w:color w:val="000000"/>
            <w:cs/>
            <w:lang w:eastAsia="ja-JP"/>
          </w:rPr>
          <w:delText>การ</w:delText>
        </w:r>
      </w:del>
      <w:r>
        <w:rPr>
          <w:rFonts w:eastAsiaTheme="minorEastAsia" w:hint="cs"/>
          <w:color w:val="000000"/>
          <w:cs/>
          <w:lang w:eastAsia="ja-JP"/>
        </w:rPr>
        <w:t>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</w:t>
      </w:r>
      <w:del w:id="95" w:author="Microsoft Office User" w:date="2022-12-03T10:59:00Z">
        <w:r w:rsidDel="00950429">
          <w:rPr>
            <w:rFonts w:eastAsiaTheme="minorEastAsia" w:hint="cs"/>
            <w:color w:val="000000"/>
            <w:cs/>
            <w:lang w:eastAsia="ja-JP"/>
          </w:rPr>
          <w:delText>ิ</w:delText>
        </w:r>
      </w:del>
      <w:r>
        <w:rPr>
          <w:rFonts w:eastAsiaTheme="minorEastAsia" w:hint="cs"/>
          <w:color w:val="000000"/>
          <w:cs/>
          <w:lang w:eastAsia="ja-JP"/>
        </w:rPr>
        <w:t xml:space="preserve"> ซึ่งประกอบด้วย</w:t>
      </w:r>
      <w:ins w:id="96" w:author="Microsoft Office User" w:date="2022-12-03T10:59:00Z">
        <w:r w:rsidR="00950429">
          <w:rPr>
            <w:rFonts w:eastAsiaTheme="minorEastAsia"/>
            <w:color w:val="000000"/>
            <w:lang w:eastAsia="ja-JP"/>
          </w:rPr>
          <w:t xml:space="preserve"> </w:t>
        </w:r>
      </w:ins>
      <w:del w:id="97" w:author="Microsoft Office User" w:date="2022-12-03T10:59:00Z">
        <w:r w:rsidDel="00950429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</w:del>
      <w:r>
        <w:rPr>
          <w:rFonts w:eastAsiaTheme="minorEastAsia" w:hint="cs"/>
          <w:color w:val="000000"/>
          <w:cs/>
          <w:lang w:eastAsia="ja-JP"/>
        </w:rPr>
        <w:t xml:space="preserve">ความสามารถด้านกระบวนงานและบุคลากรขององค์กร และความสามารถด้านดิจิทัล </w:t>
      </w:r>
    </w:p>
    <w:p w14:paraId="509A1744" w14:textId="77777777" w:rsidR="00950429" w:rsidRDefault="00457775" w:rsidP="009713E5">
      <w:pPr>
        <w:spacing w:before="120" w:line="228" w:lineRule="auto"/>
        <w:ind w:firstLine="720"/>
        <w:jc w:val="thaiDistribute"/>
        <w:rPr>
          <w:ins w:id="98" w:author="Microsoft Office User" w:date="2022-12-03T11:01:00Z"/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</w:t>
      </w:r>
      <w:ins w:id="99" w:author="Microsoft Office User" w:date="2022-12-03T10:58:00Z">
        <w:r w:rsidR="00950429">
          <w:rPr>
            <w:rFonts w:eastAsiaTheme="minorEastAsia"/>
            <w:color w:val="000000"/>
            <w:lang w:eastAsia="ja-JP"/>
          </w:rPr>
          <w:t xml:space="preserve"> </w:t>
        </w:r>
      </w:ins>
      <w:r>
        <w:rPr>
          <w:rFonts w:eastAsiaTheme="minorEastAsia" w:hint="cs"/>
          <w:color w:val="000000"/>
          <w:cs/>
          <w:lang w:eastAsia="ja-JP"/>
        </w:rPr>
        <w:t xml:space="preserve">ได้แก่ </w:t>
      </w:r>
    </w:p>
    <w:p w14:paraId="4C3EAC9B" w14:textId="77777777" w:rsidR="00950429" w:rsidRPr="00950429" w:rsidRDefault="00457775" w:rsidP="00950429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ins w:id="100" w:author="Microsoft Office User" w:date="2022-12-03T11:01:00Z"/>
          <w:rFonts w:eastAsiaTheme="minorEastAsia"/>
          <w:color w:val="000000"/>
          <w:sz w:val="32"/>
          <w:szCs w:val="32"/>
          <w:lang w:eastAsia="ja-JP"/>
          <w:rPrChange w:id="101" w:author="Microsoft Office User" w:date="2022-12-03T11:02:00Z">
            <w:rPr>
              <w:ins w:id="102" w:author="Microsoft Office User" w:date="2022-12-03T11:01:00Z"/>
            </w:rPr>
          </w:rPrChange>
        </w:rPr>
        <w:pPrChange w:id="103" w:author="Microsoft Office User" w:date="2022-12-03T11:02:00Z">
          <w:pPr>
            <w:spacing w:before="120" w:line="228" w:lineRule="auto"/>
            <w:ind w:firstLine="720"/>
            <w:jc w:val="thaiDistribute"/>
          </w:pPr>
        </w:pPrChange>
      </w:pPr>
      <w:r w:rsidRPr="00950429">
        <w:rPr>
          <w:rFonts w:eastAsiaTheme="minorEastAsia" w:hint="cs"/>
          <w:color w:val="000000"/>
          <w:sz w:val="32"/>
          <w:szCs w:val="32"/>
          <w:cs/>
          <w:lang w:eastAsia="ja-JP"/>
          <w:rPrChange w:id="104" w:author="Microsoft Office User" w:date="2022-12-03T11:02:00Z">
            <w:rPr>
              <w:rFonts w:hint="cs"/>
              <w:cs/>
            </w:rPr>
          </w:rPrChange>
        </w:rPr>
        <w:t>การปรับปรุงกระบวนการทำงาน</w:t>
      </w:r>
      <w:ins w:id="105" w:author="Microsoft Office User" w:date="2022-12-03T11:00:00Z">
        <w:r w:rsidR="00950429" w:rsidRPr="00950429">
          <w:rPr>
            <w:rFonts w:eastAsiaTheme="minorEastAsia"/>
            <w:color w:val="000000"/>
            <w:sz w:val="32"/>
            <w:szCs w:val="32"/>
            <w:lang w:eastAsia="ja-JP"/>
            <w:rPrChange w:id="106" w:author="Microsoft Office User" w:date="2022-12-03T11:02:00Z">
              <w:rPr/>
            </w:rPrChange>
          </w:rPr>
          <w:t xml:space="preserve"> </w:t>
        </w:r>
      </w:ins>
    </w:p>
    <w:p w14:paraId="570E4E5F" w14:textId="77777777" w:rsidR="00950429" w:rsidRPr="00950429" w:rsidRDefault="00457775" w:rsidP="00950429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ins w:id="107" w:author="Microsoft Office User" w:date="2022-12-03T11:01:00Z"/>
          <w:rFonts w:eastAsiaTheme="minorEastAsia"/>
          <w:color w:val="000000"/>
          <w:sz w:val="32"/>
          <w:szCs w:val="32"/>
          <w:lang w:eastAsia="ja-JP"/>
          <w:rPrChange w:id="108" w:author="Microsoft Office User" w:date="2022-12-03T11:02:00Z">
            <w:rPr>
              <w:ins w:id="109" w:author="Microsoft Office User" w:date="2022-12-03T11:01:00Z"/>
            </w:rPr>
          </w:rPrChange>
        </w:rPr>
        <w:pPrChange w:id="110" w:author="Microsoft Office User" w:date="2022-12-03T11:02:00Z">
          <w:pPr>
            <w:spacing w:before="120" w:line="228" w:lineRule="auto"/>
            <w:ind w:firstLine="720"/>
            <w:jc w:val="thaiDistribute"/>
          </w:pPr>
        </w:pPrChange>
      </w:pPr>
      <w:r w:rsidRPr="00950429">
        <w:rPr>
          <w:rFonts w:eastAsiaTheme="minorEastAsia" w:hint="cs"/>
          <w:color w:val="000000"/>
          <w:sz w:val="32"/>
          <w:szCs w:val="32"/>
          <w:cs/>
          <w:lang w:eastAsia="ja-JP"/>
          <w:rPrChange w:id="111" w:author="Microsoft Office User" w:date="2022-12-03T11:02:00Z">
            <w:rPr>
              <w:rFonts w:hint="cs"/>
              <w:cs/>
            </w:rPr>
          </w:rPrChange>
        </w:rPr>
        <w:t>การพัฒนาบุคลากร และ</w:t>
      </w:r>
    </w:p>
    <w:p w14:paraId="4C774B98" w14:textId="77777777" w:rsidR="00950429" w:rsidRPr="00950429" w:rsidRDefault="00457775" w:rsidP="00950429">
      <w:pPr>
        <w:pStyle w:val="ListParagraph"/>
        <w:numPr>
          <w:ilvl w:val="0"/>
          <w:numId w:val="21"/>
        </w:numPr>
        <w:spacing w:before="120" w:line="228" w:lineRule="auto"/>
        <w:jc w:val="thaiDistribute"/>
        <w:rPr>
          <w:ins w:id="112" w:author="Microsoft Office User" w:date="2022-12-03T11:02:00Z"/>
          <w:rFonts w:eastAsiaTheme="minorEastAsia"/>
          <w:color w:val="000000"/>
          <w:sz w:val="32"/>
          <w:szCs w:val="32"/>
          <w:lang w:eastAsia="ja-JP"/>
          <w:rPrChange w:id="113" w:author="Microsoft Office User" w:date="2022-12-03T11:02:00Z">
            <w:rPr>
              <w:ins w:id="114" w:author="Microsoft Office User" w:date="2022-12-03T11:02:00Z"/>
            </w:rPr>
          </w:rPrChange>
        </w:rPr>
        <w:pPrChange w:id="115" w:author="Microsoft Office User" w:date="2022-12-03T11:02:00Z">
          <w:pPr>
            <w:spacing w:before="120" w:line="228" w:lineRule="auto"/>
            <w:ind w:firstLine="720"/>
            <w:jc w:val="thaiDistribute"/>
          </w:pPr>
        </w:pPrChange>
      </w:pPr>
      <w:r w:rsidRPr="00950429">
        <w:rPr>
          <w:rFonts w:eastAsiaTheme="minorEastAsia" w:hint="cs"/>
          <w:color w:val="000000"/>
          <w:sz w:val="32"/>
          <w:szCs w:val="32"/>
          <w:cs/>
          <w:lang w:eastAsia="ja-JP"/>
          <w:rPrChange w:id="116" w:author="Microsoft Office User" w:date="2022-12-03T11:02:00Z">
            <w:rPr>
              <w:rFonts w:hint="cs"/>
              <w:cs/>
            </w:rPr>
          </w:rPrChange>
        </w:rPr>
        <w:t xml:space="preserve">การพัฒนาความพร้อมด้านเครื่องมืออุปกรณ์ที่จำเป็น </w:t>
      </w:r>
    </w:p>
    <w:p w14:paraId="1D075C0A" w14:textId="77777777" w:rsidR="00950429" w:rsidRDefault="00457775" w:rsidP="009713E5">
      <w:pPr>
        <w:spacing w:before="120" w:line="228" w:lineRule="auto"/>
        <w:ind w:firstLine="720"/>
        <w:jc w:val="thaiDistribute"/>
        <w:rPr>
          <w:ins w:id="117" w:author="Microsoft Office User" w:date="2022-12-03T11:03:00Z"/>
          <w:rFonts w:eastAsiaTheme="minorEastAsia"/>
          <w:color w:val="000000"/>
          <w:lang w:eastAsia="ja-JP"/>
        </w:rPr>
      </w:pPr>
      <w:r w:rsidRPr="00950429">
        <w:rPr>
          <w:rFonts w:eastAsiaTheme="minorEastAsia" w:hint="cs"/>
          <w:color w:val="000000"/>
          <w:cs/>
          <w:lang w:eastAsia="ja-JP"/>
        </w:rPr>
        <w:t>สำหรับ</w:t>
      </w:r>
      <w:ins w:id="118" w:author="Microsoft Office User" w:date="2022-12-03T11:02:00Z">
        <w:r w:rsidR="00950429" w:rsidRPr="00950429">
          <w:rPr>
            <w:rFonts w:eastAsiaTheme="minorEastAsia" w:hint="cs"/>
            <w:color w:val="000000"/>
            <w:cs/>
            <w:lang w:eastAsia="ja-JP"/>
          </w:rPr>
          <w:t>การพัฒนา</w:t>
        </w:r>
      </w:ins>
      <w:r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ความสามารถด้านดิจิทัล </w:t>
      </w:r>
      <w:del w:id="119" w:author="Microsoft Office User" w:date="2022-12-03T11:03:00Z">
        <w:r w:rsidRPr="00950429" w:rsidDel="00950429">
          <w:rPr>
            <w:rFonts w:eastAsiaTheme="minorEastAsia" w:hint="cs"/>
            <w:color w:val="000000"/>
            <w:cs/>
            <w:lang w:eastAsia="ja-JP"/>
          </w:rPr>
          <w:delText xml:space="preserve">ประกอบด้วย </w:delText>
        </w:r>
      </w:del>
      <w:ins w:id="120" w:author="Microsoft Office User" w:date="2022-12-03T11:03:00Z">
        <w:r w:rsidR="00950429" w:rsidRPr="00950429">
          <w:rPr>
            <w:rFonts w:eastAsiaTheme="minorEastAsia" w:hint="cs"/>
            <w:color w:val="000000"/>
            <w:cs/>
            <w:lang w:eastAsia="ja-JP"/>
          </w:rPr>
          <w:t>ให้</w:t>
        </w:r>
      </w:ins>
      <w:del w:id="121" w:author="Microsoft Office User" w:date="2022-12-03T11:03:00Z">
        <w:r w:rsidRPr="00950429" w:rsidDel="00950429">
          <w:rPr>
            <w:rFonts w:eastAsiaTheme="minorEastAsia" w:hint="cs"/>
            <w:color w:val="000000"/>
            <w:cs/>
            <w:lang w:eastAsia="ja-JP"/>
          </w:rPr>
          <w:delText>ความสามารถที่จะ</w:delText>
        </w:r>
      </w:del>
      <w:r w:rsidRPr="00950429">
        <w:rPr>
          <w:rFonts w:eastAsiaTheme="minorEastAsia" w:hint="cs"/>
          <w:color w:val="000000"/>
          <w:cs/>
          <w:lang w:eastAsia="ja-JP"/>
        </w:rPr>
        <w:t xml:space="preserve">สนับสนุนหลักการสามข้อข้างต้น </w:t>
      </w:r>
      <w:ins w:id="122" w:author="Microsoft Office User" w:date="2022-12-03T11:03:00Z">
        <w:r w:rsidR="00950429" w:rsidRPr="00950429">
          <w:rPr>
            <w:rFonts w:eastAsiaTheme="minorEastAsia" w:hint="cs"/>
            <w:color w:val="000000"/>
            <w:cs/>
            <w:lang w:eastAsia="ja-JP"/>
          </w:rPr>
          <w:t>ประกอบด้วย</w:t>
        </w:r>
      </w:ins>
      <w:del w:id="123" w:author="Microsoft Office User" w:date="2022-12-03T11:03:00Z">
        <w:r w:rsidRPr="00950429" w:rsidDel="00950429">
          <w:rPr>
            <w:rFonts w:eastAsiaTheme="minorEastAsia" w:hint="cs"/>
            <w:color w:val="000000"/>
            <w:cs/>
            <w:lang w:eastAsia="ja-JP"/>
          </w:rPr>
          <w:delText>ได้แก่</w:delText>
        </w:r>
      </w:del>
      <w:r w:rsidRPr="00950429">
        <w:rPr>
          <w:rFonts w:eastAsiaTheme="minorEastAsia" w:hint="cs"/>
          <w:color w:val="000000"/>
          <w:cs/>
          <w:lang w:eastAsia="ja-JP"/>
        </w:rPr>
        <w:t xml:space="preserve"> </w:t>
      </w:r>
    </w:p>
    <w:p w14:paraId="4F51AC44" w14:textId="77777777" w:rsidR="00950429" w:rsidRDefault="00457775" w:rsidP="009713E5">
      <w:pPr>
        <w:spacing w:before="120" w:line="228" w:lineRule="auto"/>
        <w:ind w:firstLine="720"/>
        <w:jc w:val="thaiDistribute"/>
        <w:rPr>
          <w:ins w:id="124" w:author="Microsoft Office User" w:date="2022-12-03T11:03:00Z"/>
          <w:rFonts w:eastAsiaTheme="minorEastAsia"/>
          <w:color w:val="000000"/>
          <w:lang w:eastAsia="ja-JP"/>
        </w:rPr>
      </w:pPr>
      <w:del w:id="125" w:author="Microsoft Office User" w:date="2022-12-03T11:01:00Z">
        <w:r w:rsidRPr="00950429" w:rsidDel="00950429">
          <w:rPr>
            <w:rFonts w:eastAsiaTheme="minorEastAsia" w:hint="cs"/>
            <w:color w:val="000000"/>
            <w:cs/>
            <w:lang w:eastAsia="ja-JP"/>
          </w:rPr>
          <w:delText>๑.</w:delText>
        </w:r>
      </w:del>
      <w:ins w:id="126" w:author="Microsoft Office User" w:date="2022-12-03T11:01:00Z">
        <w:r w:rsidR="00950429" w:rsidRPr="00950429">
          <w:rPr>
            <w:rFonts w:eastAsiaTheme="minorEastAsia"/>
            <w:color w:val="000000"/>
            <w:lang w:eastAsia="ja-JP"/>
          </w:rPr>
          <w:t>1</w:t>
        </w:r>
        <w:r w:rsidR="00950429" w:rsidRPr="00950429">
          <w:rPr>
            <w:rFonts w:eastAsiaTheme="minorEastAsia" w:hint="cs"/>
            <w:color w:val="000000"/>
            <w:cs/>
            <w:lang w:eastAsia="ja-JP"/>
          </w:rPr>
          <w:t>.</w:t>
        </w:r>
      </w:ins>
      <w:r w:rsidRPr="00950429">
        <w:rPr>
          <w:rFonts w:eastAsiaTheme="minorEastAsia" w:hint="cs"/>
          <w:color w:val="000000"/>
          <w:cs/>
          <w:lang w:eastAsia="ja-JP"/>
        </w:rPr>
        <w:t xml:space="preserve">ความสามารถในการสร้างหนังสือสำคัญให้สามารถรับส่งระหว่างกันได้ </w:t>
      </w:r>
    </w:p>
    <w:p w14:paraId="28A368C5" w14:textId="77777777" w:rsidR="00950429" w:rsidRDefault="00457775" w:rsidP="009713E5">
      <w:pPr>
        <w:spacing w:before="120" w:line="228" w:lineRule="auto"/>
        <w:ind w:firstLine="720"/>
        <w:jc w:val="thaiDistribute"/>
        <w:rPr>
          <w:ins w:id="127" w:author="Microsoft Office User" w:date="2022-12-03T11:03:00Z"/>
          <w:rFonts w:eastAsiaTheme="minorEastAsia"/>
          <w:color w:val="000000"/>
          <w:lang w:eastAsia="ja-JP"/>
        </w:rPr>
      </w:pPr>
      <w:del w:id="128" w:author="Microsoft Office User" w:date="2022-12-03T11:01:00Z">
        <w:r w:rsidRPr="00950429" w:rsidDel="00950429">
          <w:rPr>
            <w:rFonts w:eastAsiaTheme="minorEastAsia" w:hint="cs"/>
            <w:color w:val="000000"/>
            <w:cs/>
            <w:lang w:eastAsia="ja-JP"/>
          </w:rPr>
          <w:lastRenderedPageBreak/>
          <w:delText>๒.</w:delText>
        </w:r>
      </w:del>
      <w:ins w:id="129" w:author="Microsoft Office User" w:date="2022-12-03T11:01:00Z">
        <w:r w:rsidR="00950429" w:rsidRPr="00950429">
          <w:rPr>
            <w:rFonts w:eastAsiaTheme="minorEastAsia"/>
            <w:color w:val="000000"/>
            <w:lang w:eastAsia="ja-JP"/>
          </w:rPr>
          <w:t>2</w:t>
        </w:r>
        <w:r w:rsidR="00950429" w:rsidRPr="00950429">
          <w:rPr>
            <w:rFonts w:eastAsiaTheme="minorEastAsia" w:hint="cs"/>
            <w:color w:val="000000"/>
            <w:cs/>
            <w:lang w:eastAsia="ja-JP"/>
          </w:rPr>
          <w:t>.</w:t>
        </w:r>
      </w:ins>
      <w:r w:rsidRPr="00950429">
        <w:rPr>
          <w:rFonts w:eastAsiaTheme="minorEastAsia" w:hint="cs"/>
          <w:color w:val="000000"/>
          <w:cs/>
          <w:lang w:eastAsia="ja-JP"/>
        </w:rPr>
        <w:t>ความสามารถของระบบดิจิทัล</w:t>
      </w:r>
      <w:r>
        <w:rPr>
          <w:rFonts w:eastAsiaTheme="minorEastAsia" w:hint="cs"/>
          <w:color w:val="000000"/>
          <w:cs/>
          <w:lang w:eastAsia="ja-JP"/>
        </w:rPr>
        <w:t xml:space="preserve">ที่สามารถเชื่อมโยงกันได้ และ </w:t>
      </w:r>
    </w:p>
    <w:p w14:paraId="26E2D7DF" w14:textId="372F3224" w:rsidR="00457775" w:rsidRPr="0045777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del w:id="130" w:author="Microsoft Office User" w:date="2022-12-03T11:01:00Z">
        <w:r w:rsidDel="00950429">
          <w:rPr>
            <w:rFonts w:eastAsiaTheme="minorEastAsia" w:hint="cs"/>
            <w:color w:val="000000"/>
            <w:cs/>
            <w:lang w:eastAsia="ja-JP"/>
          </w:rPr>
          <w:delText>๓.</w:delText>
        </w:r>
      </w:del>
      <w:ins w:id="131" w:author="Microsoft Office User" w:date="2022-12-03T11:01:00Z">
        <w:r w:rsidR="00950429">
          <w:rPr>
            <w:rFonts w:eastAsiaTheme="minorEastAsia"/>
            <w:color w:val="000000"/>
            <w:lang w:eastAsia="ja-JP"/>
          </w:rPr>
          <w:t>3</w:t>
        </w:r>
        <w:r w:rsidR="00950429">
          <w:rPr>
            <w:rFonts w:eastAsiaTheme="minorEastAsia" w:hint="cs"/>
            <w:color w:val="000000"/>
            <w:cs/>
            <w:lang w:eastAsia="ja-JP"/>
          </w:rPr>
          <w:t>.</w:t>
        </w:r>
      </w:ins>
      <w:r>
        <w:rPr>
          <w:rFonts w:eastAsiaTheme="minorEastAsia" w:hint="cs"/>
          <w:color w:val="000000"/>
          <w:cs/>
          <w:lang w:eastAsia="ja-JP"/>
        </w:rPr>
        <w:t>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A75FF0" w:rsidRDefault="009713E5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9713E5">
        <w:rPr>
          <w:rFonts w:hint="cs"/>
          <w:b/>
          <w:bCs/>
          <w:u w:val="single"/>
          <w:cs/>
        </w:rPr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6652F658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</w:t>
      </w:r>
      <w:r w:rsidR="00A75FF0">
        <w:rPr>
          <w:rFonts w:hint="cs"/>
          <w:cs/>
        </w:rPr>
        <w:t>ใน</w:t>
      </w:r>
      <w:r>
        <w:rPr>
          <w:rFonts w:hint="cs"/>
          <w:cs/>
        </w:rPr>
        <w:t>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185EFEE8" w:rsidR="00F7793B" w:rsidRPr="00145A8B" w:rsidRDefault="00024C70" w:rsidP="00F7793B">
      <w:p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noProof/>
        </w:rPr>
        <w:drawing>
          <wp:inline distT="0" distB="0" distL="0" distR="0" wp14:anchorId="36A40B67" wp14:editId="7C385698">
            <wp:extent cx="5715000" cy="484759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2CA0975C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ins w:id="132" w:author="Microsoft Office User" w:date="2022-12-03T11:34:00Z">
        <w:r w:rsidR="00150B66">
          <w:rPr>
            <w:b/>
            <w:bCs/>
          </w:rPr>
          <w:t>1-</w:t>
        </w:r>
      </w:ins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E6DE337" w14:textId="77777777" w:rsidR="00FF28C3" w:rsidRDefault="00FF28C3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7B83F6B3" w14:textId="72CB2E30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</w:pPr>
      <w:r>
        <w:rPr>
          <w:cs/>
        </w:rPr>
        <w:tab/>
      </w:r>
      <w:ins w:id="133" w:author="Microsoft Office User" w:date="2022-12-03T11:35:00Z">
        <w:r w:rsidR="00150B66">
          <w:rPr>
            <w:rFonts w:hint="cs"/>
            <w:cs/>
          </w:rPr>
          <w:t xml:space="preserve">จากภาพที่ </w:t>
        </w:r>
        <w:r w:rsidR="00150B66">
          <w:t xml:space="preserve">1-4 </w:t>
        </w:r>
      </w:ins>
      <w:del w:id="134" w:author="Microsoft Office User" w:date="2022-12-03T11:07:00Z">
        <w:r w:rsidR="00FF28C3" w:rsidDel="00950429">
          <w:rPr>
            <w:rFonts w:hint="cs"/>
            <w:cs/>
          </w:rPr>
          <w:delText>เพื่อให้</w:delText>
        </w:r>
      </w:del>
      <w:ins w:id="135" w:author="Microsoft Office User" w:date="2022-12-03T11:07:00Z">
        <w:r w:rsidR="00950429">
          <w:rPr>
            <w:rFonts w:hint="cs"/>
            <w:cs/>
          </w:rPr>
          <w:t>ภาพรวมของ</w:t>
        </w:r>
      </w:ins>
      <w:r w:rsidR="00FF28C3">
        <w:rPr>
          <w:rFonts w:hint="cs"/>
          <w:cs/>
        </w:rPr>
        <w:t>ระบบอำนวยความสะดวกในการประกอบธุรกิจ</w:t>
      </w:r>
      <w:ins w:id="136" w:author="Microsoft Office User" w:date="2022-12-03T11:07:00Z">
        <w:r w:rsidR="00950429">
          <w:rPr>
            <w:rFonts w:hint="cs"/>
            <w:cs/>
          </w:rPr>
          <w:t>ที่</w:t>
        </w:r>
      </w:ins>
      <w:r w:rsidR="00FF28C3">
        <w:rPr>
          <w:rFonts w:hint="cs"/>
          <w:cs/>
        </w:rPr>
        <w:t xml:space="preserve">สามารถให้บริการในรูปแบบดิจิทัลได้อย่างมีประสิทธิภาพและครบวงจร </w:t>
      </w:r>
      <w:r>
        <w:rPr>
          <w:rFonts w:hint="cs"/>
          <w:cs/>
        </w:rPr>
        <w:t>ควรมีคุณสมบัติอย่างน้อยดังต่อไปนี้</w:t>
      </w:r>
    </w:p>
    <w:p w14:paraId="31256EB9" w14:textId="77777777" w:rsidR="00F7793B" w:rsidRPr="00C27A8C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37" w:author="Microsoft Office User" w:date="2022-12-03T11:08:00Z">
            <w:rPr>
              <w:rFonts w:eastAsiaTheme="minorEastAsia"/>
              <w:lang w:eastAsia="ja-JP"/>
            </w:rPr>
          </w:rPrChange>
        </w:rPr>
      </w:pPr>
      <w:r w:rsidRPr="00C27A8C">
        <w:rPr>
          <w:rFonts w:ascii="TH SarabunPSK" w:hAnsi="TH SarabunPSK" w:cs="TH SarabunPSK" w:hint="cs"/>
          <w:sz w:val="32"/>
          <w:szCs w:val="32"/>
          <w:cs/>
          <w:rPrChange w:id="138" w:author="Microsoft Office User" w:date="2022-12-03T11:08:00Z">
            <w:rPr>
              <w:rFonts w:hint="cs"/>
              <w:cs/>
            </w:rPr>
          </w:rPrChange>
        </w:rPr>
        <w:t>กรอกข้อมูลครั้งเดียว</w:t>
      </w:r>
      <w:del w:id="139" w:author="Microsoft Office User" w:date="2022-12-03T11:08:00Z">
        <w:r w:rsidRPr="00C27A8C" w:rsidDel="00C27A8C">
          <w:rPr>
            <w:rFonts w:ascii="TH SarabunPSK" w:hAnsi="TH SarabunPSK" w:cs="TH SarabunPSK" w:hint="cs"/>
            <w:sz w:val="32"/>
            <w:szCs w:val="32"/>
            <w:cs/>
            <w:rPrChange w:id="140" w:author="Microsoft Office User" w:date="2022-12-03T11:08:00Z">
              <w:rPr>
                <w:rFonts w:hint="cs"/>
                <w:cs/>
              </w:rPr>
            </w:rPrChange>
          </w:rPr>
          <w:delText xml:space="preserve"> </w:delText>
        </w:r>
      </w:del>
      <w:r w:rsidRPr="00C27A8C">
        <w:rPr>
          <w:rFonts w:ascii="TH SarabunPSK" w:hAnsi="TH SarabunPSK" w:cs="TH SarabunPSK" w:hint="cs"/>
          <w:sz w:val="32"/>
          <w:szCs w:val="32"/>
          <w:cs/>
          <w:rPrChange w:id="141" w:author="Microsoft Office User" w:date="2022-12-03T11:08:00Z">
            <w:rPr>
              <w:rFonts w:hint="cs"/>
              <w:cs/>
            </w:rPr>
          </w:rPrChange>
        </w:rPr>
        <w:t xml:space="preserve">ไม่ต้องกรอกซ้ำ </w:t>
      </w:r>
      <w:r w:rsidRPr="00C27A8C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42" w:author="Microsoft Office User" w:date="2022-12-03T11:08:00Z">
            <w:rPr>
              <w:rFonts w:eastAsiaTheme="minorEastAsia" w:hint="eastAsia"/>
              <w:lang w:eastAsia="ja-JP"/>
            </w:rPr>
          </w:rPrChange>
        </w:rPr>
        <w:t>(</w:t>
      </w:r>
      <w:r w:rsidRPr="00C27A8C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43" w:author="Microsoft Office User" w:date="2022-12-03T11:08:00Z">
            <w:rPr>
              <w:rFonts w:eastAsiaTheme="minorEastAsia"/>
              <w:lang w:eastAsia="ja-JP"/>
            </w:rPr>
          </w:rPrChange>
        </w:rPr>
        <w:t xml:space="preserve">Once Only) </w:t>
      </w:r>
    </w:p>
    <w:p w14:paraId="45888D73" w14:textId="15EA8B1C" w:rsidR="00F7793B" w:rsidRPr="00950429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44" w:author="Microsoft Office User" w:date="2022-12-03T11:07:00Z">
            <w:rPr>
              <w:rFonts w:eastAsiaTheme="minorEastAsia"/>
              <w:lang w:eastAsia="ja-JP"/>
            </w:rPr>
          </w:rPrChange>
        </w:rPr>
      </w:pPr>
      <w:ins w:id="145" w:author="Microsoft Office User" w:date="2022-12-03T11:13:00Z">
        <w:r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ผู้ยื่น</w:t>
        </w:r>
      </w:ins>
      <w:ins w:id="146" w:author="Microsoft Office User" w:date="2022-12-03T11:14:00Z">
        <w:r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ขอ/นัก</w:t>
        </w:r>
      </w:ins>
      <w:r w:rsidR="00F7793B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47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332DB282" w:rsidR="00F7793B" w:rsidRPr="00950429" w:rsidRDefault="00C27A8C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48" w:author="Microsoft Office User" w:date="2022-12-03T11:07:00Z">
            <w:rPr>
              <w:rFonts w:eastAsiaTheme="minorEastAsia"/>
              <w:lang w:eastAsia="ja-JP"/>
            </w:rPr>
          </w:rPrChange>
        </w:rPr>
      </w:pPr>
      <w:ins w:id="149" w:author="Microsoft Office User" w:date="2022-12-03T11:14:00Z">
        <w:r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ผู้ยื่นขอ/นัก</w:t>
        </w:r>
        <w:r w:rsidRPr="00E86002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ธุรกิจ</w:t>
        </w:r>
      </w:ins>
      <w:r w:rsidR="00F7793B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50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สามารถเข้าถึ</w:t>
      </w:r>
      <w:r w:rsidR="00FF6FEE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51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ง</w:t>
      </w:r>
      <w:ins w:id="152" w:author="Microsoft Office User" w:date="2022-12-03T11:14:00Z">
        <w:r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ข้อมูล</w:t>
        </w:r>
      </w:ins>
      <w:r w:rsidR="00F7793B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53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ใบอนุญาต</w:t>
      </w:r>
      <w:r w:rsidR="00FF28C3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54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 และหนังสือสำคัญ</w:t>
      </w:r>
      <w:r w:rsidR="00F7793B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55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ได้เพียงใช้รหัสอ้างอิงเมื่อจำเป็นต้องแสดงใบอนุญาต</w:t>
      </w:r>
      <w:r w:rsidR="00FF28C3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56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 เป็นรหัสที่ง่ายเพียงแค่เติม</w:t>
      </w:r>
      <w:del w:id="157" w:author="Microsoft Office User" w:date="2022-12-03T11:14:00Z">
        <w:r w:rsidR="00FF28C3" w:rsidRPr="00950429" w:rsidDel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  <w:rPrChange w:id="158" w:author="Microsoft Office User" w:date="2022-12-03T11:07:00Z">
              <w:rPr>
                <w:rFonts w:eastAsiaTheme="minorEastAsia" w:hint="cs"/>
                <w:cs/>
                <w:lang w:eastAsia="ja-JP"/>
              </w:rPr>
            </w:rPrChange>
          </w:rPr>
          <w:delText xml:space="preserve"> </w:delText>
        </w:r>
      </w:del>
      <w:r w:rsidR="00FF28C3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59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ชื่อโดเมนของหน่วยงาน แล้วตามด้วยเลขที่ใบอนุญาตเดิมเท่านั้น</w:t>
      </w:r>
    </w:p>
    <w:p w14:paraId="702374B5" w14:textId="0D139E47" w:rsidR="00EC7E0A" w:rsidRPr="00950429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60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61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ข้อมูลใบอนุญาต หนังสือสำคัญและใบคำขอรับบริการ เชื่อมโยงกันด้วยมาตรฐาน 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62" w:author="Microsoft Office User" w:date="2022-12-03T11:07:00Z">
            <w:rPr>
              <w:rFonts w:ascii="TH SarabunPSK" w:eastAsiaTheme="minorEastAsia" w:hAnsi="TH SarabunPSK" w:cs="TH SarabunPSK" w:hint="eastAsia"/>
              <w:lang w:eastAsia="ja-JP"/>
            </w:rPr>
          </w:rPrChange>
        </w:rPr>
        <w:t>L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63" w:author="Microsoft Office User" w:date="2022-12-03T11:07:00Z">
            <w:rPr>
              <w:rFonts w:ascii="TH SarabunPSK" w:eastAsiaTheme="minorEastAsia" w:hAnsi="TH SarabunPSK" w:cs="TH SarabunPSK"/>
              <w:lang w:eastAsia="ja-JP"/>
            </w:rPr>
          </w:rPrChange>
        </w:rPr>
        <w:t xml:space="preserve">inked Data </w:t>
      </w:r>
      <w:r w:rsidRPr="00950429">
        <w:rPr>
          <w:rFonts w:ascii="TH SarabunPSK" w:hAnsi="TH SarabunPSK" w:cs="TH SarabunPSK" w:hint="cs"/>
          <w:noProof/>
          <w:sz w:val="32"/>
          <w:szCs w:val="32"/>
          <w:rPrChange w:id="164" w:author="Microsoft Office User" w:date="2022-12-03T11:07:00Z">
            <w:rPr>
              <w:noProof/>
            </w:rPr>
          </w:rPrChange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8C3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65" w:author="Microsoft Office User" w:date="2022-12-03T11:07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 xml:space="preserve"> ทำให้สามารถเข้าถึงได้จากทุกที่ ทุกเวลา ทุกระบบดิจิทัล</w:t>
      </w:r>
    </w:p>
    <w:p w14:paraId="40CBEFAB" w14:textId="77777777" w:rsidR="009F1C18" w:rsidRPr="00950429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66" w:author="Microsoft Office User" w:date="2022-12-03T11:07:00Z">
            <w:rPr>
              <w:rFonts w:eastAsiaTheme="minorEastAsia"/>
              <w:cs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67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68" w:author="Microsoft Office User" w:date="2022-12-03T11:07:00Z">
            <w:rPr>
              <w:rFonts w:eastAsiaTheme="minorEastAsia" w:hint="eastAsia"/>
              <w:lang w:eastAsia="ja-JP"/>
            </w:rPr>
          </w:rPrChange>
        </w:rPr>
        <w:t>(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69" w:author="Microsoft Office User" w:date="2022-12-03T11:07:00Z">
            <w:rPr>
              <w:rFonts w:eastAsiaTheme="minorEastAsia"/>
              <w:lang w:eastAsia="ja-JP"/>
            </w:rPr>
          </w:rPrChange>
        </w:rPr>
        <w:t xml:space="preserve">info.go.th) </w:t>
      </w: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70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ศูนย์บริการธุรกิจเบ็ดเสร็จ ณ จุดเดียว 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71" w:author="Microsoft Office User" w:date="2022-12-03T11:07:00Z">
            <w:rPr>
              <w:rFonts w:eastAsiaTheme="minorEastAsia"/>
              <w:lang w:eastAsia="ja-JP"/>
            </w:rPr>
          </w:rPrChange>
        </w:rPr>
        <w:t>(</w:t>
      </w:r>
      <w:proofErr w:type="spellStart"/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72" w:author="Microsoft Office User" w:date="2022-12-03T11:07:00Z">
            <w:rPr>
              <w:rFonts w:eastAsiaTheme="minorEastAsia"/>
              <w:lang w:eastAsia="ja-JP"/>
            </w:rPr>
          </w:rPrChange>
        </w:rPr>
        <w:t>DoBiz</w:t>
      </w:r>
      <w:proofErr w:type="spellEnd"/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73" w:author="Microsoft Office User" w:date="2022-12-03T11:07:00Z">
            <w:rPr>
              <w:rFonts w:eastAsiaTheme="minorEastAsia"/>
              <w:lang w:eastAsia="ja-JP"/>
            </w:rPr>
          </w:rPrChange>
        </w:rPr>
        <w:t xml:space="preserve"> portal)</w:t>
      </w: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74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 ระบบแคตตาล็อกกลางที่เชื่อมโยงกัน 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75" w:author="Microsoft Office User" w:date="2022-12-03T11:07:00Z">
            <w:rPr>
              <w:rFonts w:eastAsiaTheme="minorEastAsia" w:hint="eastAsia"/>
              <w:lang w:eastAsia="ja-JP"/>
            </w:rPr>
          </w:rPrChange>
        </w:rPr>
        <w:t>(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76" w:author="Microsoft Office User" w:date="2022-12-03T11:07:00Z">
            <w:rPr>
              <w:rFonts w:eastAsiaTheme="minorEastAsia"/>
              <w:lang w:eastAsia="ja-JP"/>
            </w:rPr>
          </w:rPrChange>
        </w:rPr>
        <w:t>Federated Catalog)</w:t>
      </w:r>
    </w:p>
    <w:p w14:paraId="426E70B1" w14:textId="246B763B" w:rsidR="00EC7E0A" w:rsidRPr="00950429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77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78" w:author="Microsoft Office User" w:date="2022-12-03T11:07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>ระบบดิจิทัลของหน่วยงานรู้จักและเข้าใจกัน</w:t>
      </w:r>
      <w:r w:rsidR="00F11841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79" w:author="Microsoft Office User" w:date="2022-12-03T11:07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>อย่างอัตโนมัติ</w:t>
      </w: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80" w:author="Microsoft Office User" w:date="2022-12-03T11:07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 xml:space="preserve">ด้วยระบบแคตตาล็อกกลาง 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81" w:author="Microsoft Office User" w:date="2022-12-03T11:07:00Z">
            <w:rPr>
              <w:rFonts w:ascii="TH SarabunPSK" w:eastAsiaTheme="minorEastAsia" w:hAnsi="TH SarabunPSK" w:cs="TH SarabunPSK" w:hint="eastAsia"/>
              <w:lang w:eastAsia="ja-JP"/>
            </w:rPr>
          </w:rPrChange>
        </w:rPr>
        <w:t>(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82" w:author="Microsoft Office User" w:date="2022-12-03T11:07:00Z">
            <w:rPr>
              <w:rFonts w:ascii="TH SarabunPSK" w:eastAsiaTheme="minorEastAsia" w:hAnsi="TH SarabunPSK" w:cs="TH SarabunPSK"/>
              <w:lang w:eastAsia="ja-JP"/>
            </w:rPr>
          </w:rPrChange>
        </w:rPr>
        <w:t>Federated Catalog)</w:t>
      </w:r>
    </w:p>
    <w:p w14:paraId="4028E5C6" w14:textId="748A069E" w:rsidR="00EC7E0A" w:rsidRPr="00950429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83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84" w:author="Microsoft Office User" w:date="2022-12-03T11:07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 xml:space="preserve">ระบบดิจิทัลของหน่วยงานทำงานประสานกันอย่างอัตโนมัติด้วย 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85" w:author="Microsoft Office User" w:date="2022-12-03T11:07:00Z">
            <w:rPr>
              <w:rFonts w:ascii="TH SarabunPSK" w:eastAsiaTheme="minorEastAsia" w:hAnsi="TH SarabunPSK" w:cs="TH SarabunPSK" w:hint="eastAsia"/>
              <w:lang w:eastAsia="ja-JP"/>
            </w:rPr>
          </w:rPrChange>
        </w:rPr>
        <w:t>A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86" w:author="Microsoft Office User" w:date="2022-12-03T11:07:00Z">
            <w:rPr>
              <w:rFonts w:ascii="TH SarabunPSK" w:eastAsiaTheme="minorEastAsia" w:hAnsi="TH SarabunPSK" w:cs="TH SarabunPSK"/>
              <w:lang w:eastAsia="ja-JP"/>
            </w:rPr>
          </w:rPrChange>
        </w:rPr>
        <w:t>PI</w:t>
      </w:r>
      <w:r w:rsidR="00F11841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87" w:author="Microsoft Office User" w:date="2022-12-03T11:07:00Z">
            <w:rPr>
              <w:rFonts w:ascii="TH SarabunPSK" w:eastAsiaTheme="minorEastAsia" w:hAnsi="TH SarabunPSK" w:cs="TH SarabunPSK" w:hint="cs"/>
              <w:cs/>
              <w:lang w:eastAsia="ja-JP"/>
            </w:rPr>
          </w:rPrChange>
        </w:rPr>
        <w:t xml:space="preserve"> การรับส่งข้อมูลดิจิทัลระหว่างการให้บริการ จึงเป็นไปอย่างมีประสิทธิภาพ</w:t>
      </w:r>
    </w:p>
    <w:p w14:paraId="737EF532" w14:textId="04218C57" w:rsidR="00FF6FEE" w:rsidRPr="00950429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88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C27A8C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  <w:rPrChange w:id="189" w:author="Microsoft Office User" w:date="2022-12-03T11:17:00Z">
            <w:rPr>
              <w:rFonts w:eastAsiaTheme="minorEastAsia" w:hint="cs"/>
              <w:cs/>
              <w:lang w:eastAsia="ja-JP"/>
            </w:rPr>
          </w:rPrChange>
        </w:rPr>
        <w:t>หน่วยงานเจ้าของใบอนุญาตที่มีความพร้อมสูง</w:t>
      </w: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90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มีระบบดิจิทัลสามารถ</w:t>
      </w:r>
    </w:p>
    <w:p w14:paraId="0F4E52B9" w14:textId="4F8049DC" w:rsidR="00FF6FEE" w:rsidRPr="00950429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91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92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Pr="00950429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93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94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รับคำขอในรูปแบบดิจิทัลผ่านบริการ 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95" w:author="Microsoft Office User" w:date="2022-12-03T11:07:00Z">
            <w:rPr>
              <w:rFonts w:eastAsiaTheme="minorEastAsia" w:hint="eastAsia"/>
              <w:lang w:eastAsia="ja-JP"/>
            </w:rPr>
          </w:rPrChange>
        </w:rPr>
        <w:t>A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96" w:author="Microsoft Office User" w:date="2022-12-03T11:07:00Z">
            <w:rPr>
              <w:rFonts w:eastAsiaTheme="minorEastAsia"/>
              <w:lang w:eastAsia="ja-JP"/>
            </w:rPr>
          </w:rPrChange>
        </w:rPr>
        <w:t>PI</w:t>
      </w:r>
    </w:p>
    <w:p w14:paraId="04AAC523" w14:textId="369347DD" w:rsidR="00FF6FEE" w:rsidRPr="00950429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197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98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ดึงข้อมูลเอกสารหลักฐานที่ออกโดยภาครัฐได้อัตโนมัติโดยไม่ต้องร้องขอ</w:t>
      </w:r>
      <w:r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199" w:author="Microsoft Office User" w:date="2022-12-03T11:16:00Z">
            <w:rPr>
              <w:rFonts w:eastAsiaTheme="minorEastAsia" w:hint="cs"/>
              <w:cs/>
              <w:lang w:eastAsia="ja-JP"/>
            </w:rPr>
          </w:rPrChange>
        </w:rPr>
        <w:t>จาก</w:t>
      </w:r>
      <w:ins w:id="200" w:author="Microsoft Office User" w:date="2022-12-03T11:16:00Z">
        <w:r w:rsidR="00C27A8C" w:rsidRPr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นัก</w:t>
        </w:r>
      </w:ins>
      <w:r w:rsidRPr="00C27A8C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01" w:author="Microsoft Office User" w:date="2022-12-03T11:16:00Z">
            <w:rPr>
              <w:rFonts w:eastAsiaTheme="minorEastAsia" w:hint="cs"/>
              <w:cs/>
              <w:lang w:eastAsia="ja-JP"/>
            </w:rPr>
          </w:rPrChange>
        </w:rPr>
        <w:t>ธ</w:t>
      </w:r>
      <w:ins w:id="202" w:author="Microsoft Office User" w:date="2022-12-03T11:16:00Z">
        <w:r w:rsidR="00C27A8C" w:rsidRPr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ุร</w:t>
        </w:r>
      </w:ins>
      <w:del w:id="203" w:author="Microsoft Office User" w:date="2022-12-03T11:16:00Z">
        <w:r w:rsidRPr="00C27A8C" w:rsidDel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  <w:rPrChange w:id="204" w:author="Microsoft Office User" w:date="2022-12-03T11:16:00Z">
              <w:rPr>
                <w:rFonts w:eastAsiaTheme="minorEastAsia" w:hint="cs"/>
                <w:cs/>
                <w:lang w:eastAsia="ja-JP"/>
              </w:rPr>
            </w:rPrChange>
          </w:rPr>
          <w:delText>ูริจ</w:delText>
        </w:r>
      </w:del>
      <w:ins w:id="205" w:author="Microsoft Office User" w:date="2022-12-03T11:16:00Z">
        <w:r w:rsidR="00C27A8C" w:rsidRPr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กิ</w:t>
        </w:r>
        <w:r w:rsidR="00C27A8C" w:rsidRPr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  <w:rPrChange w:id="206" w:author="Microsoft Office User" w:date="2022-12-03T11:16:00Z">
              <w:rPr>
                <w:rFonts w:eastAsiaTheme="minorEastAsia" w:hint="cs"/>
                <w:cs/>
                <w:lang w:eastAsia="ja-JP"/>
              </w:rPr>
            </w:rPrChange>
          </w:rPr>
          <w:t>จ</w:t>
        </w:r>
      </w:ins>
    </w:p>
    <w:p w14:paraId="456D2FAD" w14:textId="46925F22" w:rsidR="00FF6FEE" w:rsidRPr="00950429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07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08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Pr="00950429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09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C27A8C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  <w:rPrChange w:id="210" w:author="Microsoft Office User" w:date="2022-12-03T11:17:00Z">
            <w:rPr>
              <w:rFonts w:eastAsiaTheme="minorEastAsia" w:hint="cs"/>
              <w:cs/>
              <w:lang w:eastAsia="ja-JP"/>
            </w:rPr>
          </w:rPrChange>
        </w:rPr>
        <w:t>หน่วยงานเจ้าของใบอนุญาตที่มีความพร้อมต่ำ</w:t>
      </w: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11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 และไม่มีระบบดิจิทัลออกใบอนุญาตของตนเอง สามารถใช้บริการออกใบอนุญาตของส่วนกลาง</w:t>
      </w:r>
      <w:r w:rsidR="00EC7E0A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12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3F9BE733" w:rsidR="00FF6FEE" w:rsidRPr="00950429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13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14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บริการที่ไม่สามารถให้บริการแบบดิจิทัลและจำเป็นต้องดำเนินการด้วยเอกสารกระดาษ </w:t>
      </w:r>
      <w:ins w:id="215" w:author="Microsoft Office User" w:date="2022-12-03T11:17:00Z">
        <w:r w:rsidR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สามารถ</w:t>
        </w:r>
      </w:ins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16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ได้</w:t>
      </w:r>
      <w:ins w:id="217" w:author="Microsoft Office User" w:date="2022-12-03T11:17:00Z">
        <w:r w:rsidR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รับ</w:t>
        </w:r>
      </w:ins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18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ประโยชน์จากการ</w:t>
      </w:r>
      <w:r w:rsidR="00EC7E0A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19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ระบบอำนวยความสะดวกอย่างน้อยดังนี้</w:t>
      </w:r>
    </w:p>
    <w:p w14:paraId="287AE930" w14:textId="0ED0CF91" w:rsidR="00EC7E0A" w:rsidRPr="00950429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20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21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ดึงข้อมูลเอกสารหลักฐานที่ออกโดยภาครัฐได้อัตโนมัติโดยไม่ต้องร้อง</w:t>
      </w:r>
      <w:ins w:id="222" w:author="Microsoft Office User" w:date="2022-12-03T11:18:00Z">
        <w:r w:rsidR="00C27A8C" w:rsidRPr="00E86002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ขอจาก</w:t>
        </w:r>
        <w:r w:rsidR="00C27A8C" w:rsidRPr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นัก</w:t>
        </w:r>
        <w:r w:rsidR="00C27A8C" w:rsidRPr="00E86002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ธ</w:t>
        </w:r>
        <w:r w:rsidR="00C27A8C" w:rsidRPr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ุรกิ</w:t>
        </w:r>
        <w:r w:rsidR="00C27A8C" w:rsidRPr="00E86002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จ</w:t>
        </w:r>
      </w:ins>
      <w:del w:id="223" w:author="Microsoft Office User" w:date="2022-12-03T11:18:00Z">
        <w:r w:rsidRPr="00950429" w:rsidDel="00C27A8C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  <w:rPrChange w:id="224" w:author="Microsoft Office User" w:date="2022-12-03T11:07:00Z">
              <w:rPr>
                <w:rFonts w:eastAsiaTheme="minorEastAsia" w:hint="cs"/>
                <w:cs/>
                <w:lang w:eastAsia="ja-JP"/>
              </w:rPr>
            </w:rPrChange>
          </w:rPr>
          <w:delText>ขอจากธูริจ</w:delText>
        </w:r>
      </w:del>
    </w:p>
    <w:p w14:paraId="06806298" w14:textId="7716CB6C" w:rsidR="00EC7E0A" w:rsidRPr="00950429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25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26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ให้ประชาชนจัดเตรียมเอกสารหลักฐานในรูปแบบอิเล็กทรอนิกส์ได้</w:t>
      </w:r>
    </w:p>
    <w:p w14:paraId="2A0A7318" w14:textId="39415C90" w:rsidR="00F7793B" w:rsidRPr="00950429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27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28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lastRenderedPageBreak/>
        <w:t>มีระบบ</w:t>
      </w:r>
      <w:r w:rsidR="00FF6FEE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29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การตรวจสอบยืนยันตัวตน</w:t>
      </w: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30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กลางที่</w:t>
      </w:r>
      <w:ins w:id="231" w:author="Microsoft Office User" w:date="2022-12-03T11:18:00Z">
        <w:r w:rsidR="00BB0D52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ให้</w:t>
        </w:r>
      </w:ins>
      <w:del w:id="232" w:author="Microsoft Office User" w:date="2022-12-03T11:18:00Z">
        <w:r w:rsidRPr="00950429" w:rsidDel="00BB0D52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  <w:rPrChange w:id="233" w:author="Microsoft Office User" w:date="2022-12-03T11:07:00Z">
              <w:rPr>
                <w:rFonts w:eastAsiaTheme="minorEastAsia" w:hint="cs"/>
                <w:cs/>
                <w:lang w:eastAsia="ja-JP"/>
              </w:rPr>
            </w:rPrChange>
          </w:rPr>
          <w:delText>ไ</w:delText>
        </w:r>
      </w:del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34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หน่วยงานใช้ร่วมกัน อาทิเช่น 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35" w:author="Microsoft Office User" w:date="2022-12-03T11:07:00Z">
            <w:rPr>
              <w:rFonts w:eastAsiaTheme="minorEastAsia" w:hint="eastAsia"/>
              <w:lang w:eastAsia="ja-JP"/>
            </w:rPr>
          </w:rPrChange>
        </w:rPr>
        <w:t>D</w:t>
      </w:r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36" w:author="Microsoft Office User" w:date="2022-12-03T11:07:00Z">
            <w:rPr>
              <w:rFonts w:eastAsiaTheme="minorEastAsia"/>
              <w:lang w:eastAsia="ja-JP"/>
            </w:rPr>
          </w:rPrChange>
        </w:rPr>
        <w:t xml:space="preserve">GA Digital ID, National Digital ID, DOPA </w:t>
      </w:r>
      <w:del w:id="237" w:author="Microsoft Office User" w:date="2022-12-03T11:18:00Z">
        <w:r w:rsidRPr="00950429" w:rsidDel="00BB0D52">
          <w:rPr>
            <w:rFonts w:ascii="TH SarabunPSK" w:eastAsiaTheme="minorEastAsia" w:hAnsi="TH SarabunPSK" w:cs="TH SarabunPSK" w:hint="cs"/>
            <w:sz w:val="32"/>
            <w:szCs w:val="32"/>
            <w:lang w:eastAsia="ja-JP"/>
            <w:rPrChange w:id="238" w:author="Microsoft Office User" w:date="2022-12-03T11:07:00Z">
              <w:rPr>
                <w:rFonts w:eastAsiaTheme="minorEastAsia"/>
                <w:lang w:eastAsia="ja-JP"/>
              </w:rPr>
            </w:rPrChange>
          </w:rPr>
          <w:delText xml:space="preserve">digital </w:delText>
        </w:r>
      </w:del>
      <w:ins w:id="239" w:author="Microsoft Office User" w:date="2022-12-03T11:18:00Z">
        <w:r w:rsidR="00BB0D52">
          <w:rPr>
            <w:rFonts w:ascii="TH SarabunPSK" w:eastAsiaTheme="minorEastAsia" w:hAnsi="TH SarabunPSK" w:cs="TH SarabunPSK"/>
            <w:sz w:val="32"/>
            <w:szCs w:val="32"/>
            <w:lang w:eastAsia="ja-JP"/>
          </w:rPr>
          <w:t>D</w:t>
        </w:r>
        <w:r w:rsidR="00BB0D52" w:rsidRPr="00950429">
          <w:rPr>
            <w:rFonts w:ascii="TH SarabunPSK" w:eastAsiaTheme="minorEastAsia" w:hAnsi="TH SarabunPSK" w:cs="TH SarabunPSK" w:hint="cs"/>
            <w:sz w:val="32"/>
            <w:szCs w:val="32"/>
            <w:lang w:eastAsia="ja-JP"/>
            <w:rPrChange w:id="240" w:author="Microsoft Office User" w:date="2022-12-03T11:07:00Z">
              <w:rPr>
                <w:rFonts w:eastAsiaTheme="minorEastAsia"/>
                <w:lang w:eastAsia="ja-JP"/>
              </w:rPr>
            </w:rPrChange>
          </w:rPr>
          <w:t xml:space="preserve">igital </w:t>
        </w:r>
      </w:ins>
      <w:r w:rsidRPr="00950429"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41" w:author="Microsoft Office User" w:date="2022-12-03T11:07:00Z">
            <w:rPr>
              <w:rFonts w:eastAsiaTheme="minorEastAsia"/>
              <w:lang w:eastAsia="ja-JP"/>
            </w:rPr>
          </w:rPrChange>
        </w:rPr>
        <w:t xml:space="preserve">ID </w:t>
      </w: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42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 xml:space="preserve">เป็นต้น </w:t>
      </w:r>
      <w:r w:rsidR="00FF6FEE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43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ไม่ควรให้</w:t>
      </w:r>
      <w:ins w:id="244" w:author="Microsoft Office User" w:date="2022-12-03T11:18:00Z">
        <w:r w:rsidR="00BB0D52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นัก</w:t>
        </w:r>
      </w:ins>
      <w:r w:rsidR="00FF6FEE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45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ธุรกิจต้อง</w:t>
      </w:r>
      <w:ins w:id="246" w:author="Microsoft Office User" w:date="2022-12-03T11:18:00Z">
        <w:r w:rsidR="00BB0D52">
          <w:rPr>
            <w:rFonts w:ascii="TH SarabunPSK" w:eastAsiaTheme="minorEastAsia" w:hAnsi="TH SarabunPSK" w:cs="TH SarabunPSK" w:hint="cs"/>
            <w:sz w:val="32"/>
            <w:szCs w:val="32"/>
            <w:cs/>
            <w:lang w:eastAsia="ja-JP"/>
          </w:rPr>
          <w:t>นำเอกสารไป</w:t>
        </w:r>
      </w:ins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47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ยืนยัน</w:t>
      </w:r>
      <w:r w:rsidR="00FF6FEE"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48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หลายที่หลายระบบ</w:t>
      </w:r>
    </w:p>
    <w:p w14:paraId="73BAC504" w14:textId="5691DADD" w:rsidR="00F7793B" w:rsidRPr="00950429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ascii="TH SarabunPSK" w:eastAsiaTheme="minorEastAsia" w:hAnsi="TH SarabunPSK" w:cs="TH SarabunPSK" w:hint="cs"/>
          <w:sz w:val="32"/>
          <w:szCs w:val="32"/>
          <w:lang w:eastAsia="ja-JP"/>
          <w:rPrChange w:id="249" w:author="Microsoft Office User" w:date="2022-12-03T11:07:00Z">
            <w:rPr>
              <w:rFonts w:eastAsiaTheme="minorEastAsia"/>
              <w:lang w:eastAsia="ja-JP"/>
            </w:rPr>
          </w:rPrChange>
        </w:rPr>
      </w:pPr>
      <w:r w:rsidRPr="00950429">
        <w:rPr>
          <w:rFonts w:ascii="TH SarabunPSK" w:eastAsiaTheme="minorEastAsia" w:hAnsi="TH SarabunPSK" w:cs="TH SarabunPSK" w:hint="cs"/>
          <w:sz w:val="32"/>
          <w:szCs w:val="32"/>
          <w:cs/>
          <w:lang w:eastAsia="ja-JP"/>
          <w:rPrChange w:id="250" w:author="Microsoft Office User" w:date="2022-12-03T11:07:00Z">
            <w:rPr>
              <w:rFonts w:eastAsiaTheme="minorEastAsia" w:hint="cs"/>
              <w:cs/>
              <w:lang w:eastAsia="ja-JP"/>
            </w:rPr>
          </w:rPrChange>
        </w:rPr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3A245055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</w:t>
      </w:r>
      <w:ins w:id="251" w:author="Microsoft Office User" w:date="2022-12-03T11:20:00Z">
        <w:r w:rsidR="00BB0D52">
          <w:rPr>
            <w:rFonts w:hint="cs"/>
            <w:cs/>
          </w:rPr>
          <w:t>นัก</w:t>
        </w:r>
      </w:ins>
      <w:r w:rsidR="00DB2C5D">
        <w:rPr>
          <w:rFonts w:hint="cs"/>
          <w:cs/>
        </w:rPr>
        <w:t>ธุรกิจผู้ใช้ระบบในวงจรธุรกิจ</w:t>
      </w:r>
      <w:del w:id="252" w:author="Microsoft Office User" w:date="2022-12-03T11:21:00Z">
        <w:r w:rsidR="00DB2C5D" w:rsidDel="00BB0D52">
          <w:rPr>
            <w:rFonts w:hint="cs"/>
            <w:cs/>
          </w:rPr>
          <w:delText>วงจรธุรกิจ</w:delText>
        </w:r>
      </w:del>
      <w:r w:rsidR="00DB2C5D">
        <w:rPr>
          <w:rFonts w:hint="cs"/>
          <w:cs/>
        </w:rPr>
        <w:t xml:space="preserve"> </w:t>
      </w:r>
      <w:ins w:id="253" w:author="Microsoft Office User" w:date="2022-12-03T11:21:00Z">
        <w:r w:rsidR="00BB0D52">
          <w:rPr>
            <w:rFonts w:hint="cs"/>
            <w:cs/>
          </w:rPr>
          <w:t>กระบวนการ</w:t>
        </w:r>
      </w:ins>
      <w:r w:rsidR="00DB2C5D">
        <w:rPr>
          <w:rFonts w:hint="cs"/>
          <w:cs/>
        </w:rPr>
        <w:t>ตั้งแต่การจัดตั้งจนถึงสิ้นสุด อยู่ในขั้นตอนเริ่มต้นธ</w:t>
      </w:r>
      <w:ins w:id="254" w:author="Microsoft Office User" w:date="2022-12-03T11:21:00Z">
        <w:r w:rsidR="00BB0D52">
          <w:rPr>
            <w:rFonts w:hint="cs"/>
            <w:cs/>
          </w:rPr>
          <w:t>ุร</w:t>
        </w:r>
      </w:ins>
      <w:del w:id="255" w:author="Microsoft Office User" w:date="2022-12-03T11:21:00Z">
        <w:r w:rsidR="00DB2C5D" w:rsidDel="00BB0D52">
          <w:rPr>
            <w:rFonts w:hint="cs"/>
            <w:cs/>
          </w:rPr>
          <w:delText>ูร</w:delText>
        </w:r>
      </w:del>
      <w:r w:rsidR="00DB2C5D">
        <w:rPr>
          <w:rFonts w:hint="cs"/>
          <w:cs/>
        </w:rPr>
        <w:t>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</w:t>
      </w:r>
      <w:ins w:id="256" w:author="Microsoft Office User" w:date="2022-12-03T11:21:00Z">
        <w:r w:rsidR="00BB0D52">
          <w:rPr>
            <w:rFonts w:hint="cs"/>
            <w:cs/>
          </w:rPr>
          <w:t>นัก</w:t>
        </w:r>
      </w:ins>
      <w:r w:rsidR="00DB2C5D">
        <w:rPr>
          <w:rFonts w:hint="cs"/>
          <w:cs/>
        </w:rPr>
        <w:t>ธ</w:t>
      </w:r>
      <w:ins w:id="257" w:author="Microsoft Office User" w:date="2022-12-03T11:21:00Z">
        <w:r w:rsidR="00BB0D52">
          <w:rPr>
            <w:rFonts w:hint="cs"/>
            <w:cs/>
          </w:rPr>
          <w:t>ุ</w:t>
        </w:r>
      </w:ins>
      <w:del w:id="258" w:author="Microsoft Office User" w:date="2022-12-03T11:21:00Z">
        <w:r w:rsidR="00DB2C5D" w:rsidDel="00BB0D52">
          <w:rPr>
            <w:rFonts w:hint="cs"/>
            <w:cs/>
          </w:rPr>
          <w:delText>ู</w:delText>
        </w:r>
      </w:del>
      <w:r w:rsidR="00DB2C5D">
        <w:rPr>
          <w:rFonts w:hint="cs"/>
          <w:cs/>
        </w:rPr>
        <w:t xml:space="preserve">รกิจจำเป็นต้องใช้ในการประกอบกิจการ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28E1C2EC" w:rsidR="00CF415F" w:rsidRDefault="00145A8B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01A6828B" wp14:editId="12CEF6E1">
            <wp:extent cx="5715000" cy="3324225"/>
            <wp:effectExtent l="0" t="0" r="0" b="9525"/>
            <wp:docPr id="7" name="Picture 7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463452DE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ins w:id="259" w:author="Microsoft Office User" w:date="2022-12-03T11:35:00Z">
        <w:r w:rsidR="00150B66">
          <w:rPr>
            <w:b/>
            <w:bCs/>
          </w:rPr>
          <w:t>1-</w:t>
        </w:r>
      </w:ins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2497653E" w14:textId="77777777" w:rsidR="00145A8B" w:rsidRDefault="00145A8B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</w:p>
    <w:p w14:paraId="1AB3476D" w14:textId="6244685F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lastRenderedPageBreak/>
        <w:t xml:space="preserve">ดังแสดงในภาพที่ </w:t>
      </w:r>
      <w:ins w:id="260" w:author="Microsoft Office User" w:date="2022-12-03T11:35:00Z">
        <w:r w:rsidR="00150B66">
          <w:rPr>
            <w:rFonts w:ascii="TH SarabunPSK" w:hAnsi="TH SarabunPSK" w:cs="TH SarabunPSK"/>
          </w:rPr>
          <w:t>1-</w:t>
        </w:r>
      </w:ins>
      <w:r w:rsidR="00145A8B">
        <w:rPr>
          <w:rFonts w:ascii="TH SarabunPSK" w:eastAsiaTheme="minorEastAsia" w:hAnsi="TH SarabunPSK" w:cs="TH SarabunPSK"/>
          <w:lang w:eastAsia="ja-JP"/>
        </w:rPr>
        <w:t>5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145A8B">
        <w:rPr>
          <w:rFonts w:ascii="TH SarabunPSK" w:eastAsiaTheme="minorEastAsia" w:hAnsi="TH SarabunPSK" w:cs="TH SarabunPSK" w:hint="cs"/>
          <w:cs/>
          <w:lang w:eastAsia="ja-JP"/>
        </w:rPr>
        <w:t>ภาพรวม</w:t>
      </w:r>
      <w:bookmarkStart w:id="261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261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145A8B">
        <w:rPr>
          <w:rFonts w:ascii="TH SarabunPSK" w:hAnsi="TH SarabunPSK" w:cs="TH SarabunPSK" w:hint="cs"/>
          <w:cs/>
        </w:rPr>
        <w:t>เลเยอร์</w:t>
      </w:r>
      <w:r w:rsidR="002B656F" w:rsidRPr="009C1EAA">
        <w:rPr>
          <w:rFonts w:ascii="TH SarabunPSK" w:hAnsi="TH SarabunPSK" w:cs="TH SarabunPSK" w:hint="cs"/>
          <w:cs/>
        </w:rPr>
        <w:t xml:space="preserve">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62" w:author="Microsoft Office User" w:date="2022-12-03T11:25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ช่องทางการให้บริการ (</w:t>
      </w:r>
      <w:r w:rsidRPr="00BB0D52">
        <w:rPr>
          <w:rFonts w:ascii="TH SarabunPSK" w:hAnsi="TH SarabunPSK" w:cs="TH SarabunPSK"/>
          <w:b/>
          <w:bCs/>
          <w:sz w:val="32"/>
          <w:szCs w:val="32"/>
          <w:rPrChange w:id="263" w:author="Microsoft Office User" w:date="2022-12-03T11:25:00Z">
            <w:rPr>
              <w:rFonts w:ascii="TH SarabunPSK" w:hAnsi="TH SarabunPSK" w:cs="TH SarabunPSK"/>
              <w:sz w:val="32"/>
              <w:szCs w:val="32"/>
            </w:rPr>
          </w:rPrChange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proofErr w:type="spellStart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>DoBiz</w:t>
      </w:r>
      <w:proofErr w:type="spellEnd"/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0A597461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64" w:author="Microsoft Office User" w:date="2022-12-03T11:25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ประเภทของการบริการ (</w:t>
      </w:r>
      <w:r w:rsidRPr="00BB0D52">
        <w:rPr>
          <w:rFonts w:ascii="TH SarabunPSK" w:hAnsi="TH SarabunPSK" w:cs="TH SarabunPSK"/>
          <w:b/>
          <w:bCs/>
          <w:sz w:val="32"/>
          <w:szCs w:val="32"/>
          <w:rPrChange w:id="265" w:author="Microsoft Office User" w:date="2022-12-03T11:25:00Z">
            <w:rPr>
              <w:rFonts w:ascii="TH SarabunPSK" w:hAnsi="TH SarabunPSK" w:cs="TH SarabunPSK"/>
              <w:sz w:val="32"/>
              <w:szCs w:val="32"/>
            </w:rPr>
          </w:rPrChange>
        </w:rPr>
        <w:t>Service Category</w:t>
      </w: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66" w:author="Microsoft Office User" w:date="2022-12-03T11:25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ins w:id="267" w:author="Microsoft Office User" w:date="2022-12-03T11:23:00Z">
        <w:r w:rsidR="00BB0D52">
          <w:rPr>
            <w:rFonts w:ascii="TH SarabunPSK" w:hAnsi="TH SarabunPSK" w:cs="TH SarabunPSK"/>
            <w:sz w:val="32"/>
            <w:szCs w:val="32"/>
            <w:cs/>
          </w:rPr>
          <w:br/>
        </w:r>
      </w:ins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</w:t>
      </w:r>
      <w:ins w:id="268" w:author="Microsoft Office User" w:date="2022-12-03T11:23:00Z">
        <w:r w:rsidR="00BB0D52">
          <w:rPr>
            <w:rFonts w:ascii="TH SarabunPSK" w:hAnsi="TH SarabunPSK" w:cs="TH SarabunPSK" w:hint="cs"/>
            <w:sz w:val="32"/>
            <w:szCs w:val="32"/>
            <w:cs/>
          </w:rPr>
          <w:t>ร</w:t>
        </w:r>
      </w:ins>
      <w:r>
        <w:rPr>
          <w:rFonts w:ascii="TH SarabunPSK" w:hAnsi="TH SarabunPSK" w:cs="TH SarabunPSK" w:hint="cs"/>
          <w:sz w:val="32"/>
          <w:szCs w:val="32"/>
          <w:cs/>
        </w:rPr>
        <w:t>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ins w:id="269" w:author="Microsoft Office User" w:date="2022-12-03T11:23:00Z">
        <w:r w:rsidR="00BB0D52">
          <w:rPr>
            <w:rFonts w:ascii="TH SarabunPSK" w:hAnsi="TH SarabunPSK" w:cs="TH SarabunPSK"/>
            <w:sz w:val="32"/>
            <w:szCs w:val="32"/>
            <w:cs/>
          </w:rPr>
          <w:br/>
        </w:r>
      </w:ins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ins w:id="270" w:author="Microsoft Office User" w:date="2022-12-03T11:23:00Z">
        <w:r w:rsidR="00BB0D52">
          <w:rPr>
            <w:rFonts w:ascii="TH SarabunPSK" w:hAnsi="TH SarabunPSK" w:cs="TH SarabunPSK"/>
            <w:sz w:val="32"/>
            <w:szCs w:val="32"/>
            <w:cs/>
          </w:rPr>
          <w:br/>
        </w:r>
      </w:ins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12963C36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71" w:author="Microsoft Office User" w:date="2022-12-03T11:25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ขั้นตอนการบริการ (</w:t>
      </w:r>
      <w:r w:rsidRPr="00BB0D52">
        <w:rPr>
          <w:rFonts w:ascii="TH SarabunPSK" w:hAnsi="TH SarabunPSK" w:cs="TH SarabunPSK"/>
          <w:b/>
          <w:bCs/>
          <w:sz w:val="32"/>
          <w:szCs w:val="32"/>
          <w:rPrChange w:id="272" w:author="Microsoft Office User" w:date="2022-12-03T11:25:00Z">
            <w:rPr>
              <w:rFonts w:ascii="TH SarabunPSK" w:hAnsi="TH SarabunPSK" w:cs="TH SarabunPSK"/>
              <w:sz w:val="32"/>
              <w:szCs w:val="32"/>
            </w:rPr>
          </w:rPrChange>
        </w:rPr>
        <w:t>Service Process</w:t>
      </w: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73" w:author="Microsoft Office User" w:date="2022-12-03T11:25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</w:t>
      </w:r>
      <w:ins w:id="274" w:author="Microsoft Office User" w:date="2022-12-03T11:24:00Z">
        <w:r w:rsidR="00BB0D52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โดยรวม</w:t>
        </w:r>
      </w:ins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ins w:id="275" w:author="Microsoft Office User" w:date="2022-12-03T11:24:00Z">
        <w:r w:rsidR="00BB0D52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มีกระบวนการ</w:t>
        </w:r>
      </w:ins>
      <w:del w:id="276" w:author="Microsoft Office User" w:date="2022-12-03T11:24:00Z">
        <w:r w:rsidRPr="002B2E55" w:rsidDel="00BB0D52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delText xml:space="preserve">เป็นดังนี้ </w:delText>
        </w:r>
      </w:del>
      <w:ins w:id="277" w:author="Microsoft Office User" w:date="2022-12-03T11:24:00Z">
        <w:r w:rsidR="00BB0D52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คือ</w:t>
        </w:r>
        <w:r w:rsidR="00BB0D52" w:rsidRPr="002B2E55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 xml:space="preserve"> </w:t>
        </w:r>
      </w:ins>
      <w:ins w:id="278" w:author="Microsoft Office User" w:date="2022-12-03T11:25:00Z">
        <w:r w:rsidR="00BB0D52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1) </w:t>
        </w:r>
      </w:ins>
      <w:ins w:id="279" w:author="Microsoft Office User" w:date="2022-12-03T11:24:00Z">
        <w:r w:rsidR="00BB0D52">
          <w:rPr>
            <w:rFonts w:ascii="TH SarabunPSK" w:hAnsi="TH SarabunPSK" w:cs="TH SarabunPSK" w:hint="cs"/>
            <w:color w:val="000000" w:themeColor="text1"/>
            <w:sz w:val="32"/>
            <w:szCs w:val="32"/>
            <w:cs/>
          </w:rPr>
          <w:t>กระบวนการ</w:t>
        </w:r>
      </w:ins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การสืบค้นข้อมูล </w:t>
      </w:r>
      <w:ins w:id="280" w:author="Microsoft Office User" w:date="2022-12-03T11:25:00Z">
        <w:r w:rsidR="00BB0D52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2) </w:t>
        </w:r>
      </w:ins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การยืนยันตัวตน </w:t>
      </w:r>
      <w:ins w:id="281" w:author="Microsoft Office User" w:date="2022-12-03T11:25:00Z">
        <w:r w:rsidR="00BB0D52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3) </w:t>
        </w:r>
      </w:ins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การยื่นคำขอ </w:t>
      </w:r>
      <w:ins w:id="282" w:author="Microsoft Office User" w:date="2022-12-03T11:25:00Z">
        <w:r w:rsidR="00BB0D52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4) </w:t>
        </w:r>
      </w:ins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การพิจารณาคำขอ </w:t>
      </w:r>
      <w:ins w:id="283" w:author="Microsoft Office User" w:date="2022-12-03T11:25:00Z">
        <w:r w:rsidR="00BB0D52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5) </w:t>
        </w:r>
      </w:ins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การอนุมัติคำขอ </w:t>
      </w:r>
      <w:ins w:id="284" w:author="Microsoft Office User" w:date="2022-12-03T11:25:00Z">
        <w:r w:rsidR="00BB0D52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6) </w:t>
        </w:r>
      </w:ins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การชําระค่าธรรมเนียม </w:t>
      </w:r>
      <w:ins w:id="285" w:author="Microsoft Office User" w:date="2022-12-03T11:25:00Z">
        <w:r w:rsidR="00BB0D52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7) </w:t>
        </w:r>
      </w:ins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การออกหนังสือสำคัญ และ</w:t>
      </w:r>
      <w:ins w:id="286" w:author="Microsoft Office User" w:date="2022-12-03T11:25:00Z">
        <w:r w:rsidR="00BB0D52">
          <w:rPr>
            <w:rFonts w:ascii="TH SarabunPSK" w:hAnsi="TH SarabunPSK" w:cs="TH SarabunPSK"/>
            <w:color w:val="000000" w:themeColor="text1"/>
            <w:sz w:val="32"/>
            <w:szCs w:val="32"/>
          </w:rPr>
          <w:t xml:space="preserve"> 8) </w:t>
        </w:r>
      </w:ins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การจัดส่งหนังสือสำคัญ</w:t>
      </w:r>
    </w:p>
    <w:p w14:paraId="1FACCE21" w14:textId="42238F2F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87" w:author="Microsoft Office User" w:date="2022-12-03T11:26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แพลตฟอร์มการบริการ (</w:t>
      </w:r>
      <w:r w:rsidRPr="00BB0D52">
        <w:rPr>
          <w:rFonts w:ascii="TH SarabunPSK" w:hAnsi="TH SarabunPSK" w:cs="TH SarabunPSK"/>
          <w:b/>
          <w:bCs/>
          <w:sz w:val="32"/>
          <w:szCs w:val="32"/>
          <w:rPrChange w:id="288" w:author="Microsoft Office User" w:date="2022-12-03T11:26:00Z">
            <w:rPr>
              <w:rFonts w:ascii="TH SarabunPSK" w:hAnsi="TH SarabunPSK" w:cs="TH SarabunPSK"/>
              <w:sz w:val="32"/>
              <w:szCs w:val="32"/>
            </w:rPr>
          </w:rPrChange>
        </w:rPr>
        <w:t>Service Platform</w:t>
      </w: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89" w:author="Microsoft Office User" w:date="2022-12-03T11:26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 xml:space="preserve">ระบบการเชื่อมโยงข้อมูลอิเล็กทรอนิกส์ </w:t>
      </w:r>
      <w:r w:rsidRPr="00B000C3">
        <w:rPr>
          <w:rFonts w:ascii="TH SarabunPSK" w:hAnsi="TH SarabunPSK" w:cs="TH SarabunPSK"/>
          <w:sz w:val="32"/>
          <w:szCs w:val="32"/>
          <w:cs/>
        </w:rPr>
        <w:lastRenderedPageBreak/>
        <w:t>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ระบบ</w:t>
      </w:r>
      <w:r>
        <w:rPr>
          <w:rFonts w:ascii="TH SarabunPSK" w:hAnsi="TH SarabunPSK" w:cs="TH SarabunPSK" w:hint="cs"/>
          <w:sz w:val="32"/>
          <w:szCs w:val="32"/>
          <w:cs/>
        </w:rPr>
        <w:t>แคตตาล็อค</w:t>
      </w:r>
      <w:r w:rsidR="00145A8B">
        <w:rPr>
          <w:rFonts w:ascii="TH SarabunPSK" w:hAnsi="TH SarabunPSK" w:cs="TH SarabunPSK" w:hint="cs"/>
          <w:sz w:val="32"/>
          <w:szCs w:val="32"/>
          <w:cs/>
        </w:rPr>
        <w:t>กลางที่เชื่อมโยงกับหน่วยงาน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90" w:author="Microsoft Office User" w:date="2022-12-03T11:26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การสนับสนุนการบริการ (</w:t>
      </w:r>
      <w:r w:rsidRPr="00BB0D52">
        <w:rPr>
          <w:rFonts w:ascii="TH SarabunPSK" w:hAnsi="TH SarabunPSK" w:cs="TH SarabunPSK"/>
          <w:b/>
          <w:bCs/>
          <w:sz w:val="32"/>
          <w:szCs w:val="32"/>
          <w:rPrChange w:id="291" w:author="Microsoft Office User" w:date="2022-12-03T11:26:00Z">
            <w:rPr>
              <w:rFonts w:ascii="TH SarabunPSK" w:hAnsi="TH SarabunPSK" w:cs="TH SarabunPSK"/>
              <w:sz w:val="32"/>
              <w:szCs w:val="32"/>
            </w:rPr>
          </w:rPrChange>
        </w:rPr>
        <w:t>Service Support Taskforce</w:t>
      </w: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92" w:author="Microsoft Office User" w:date="2022-12-03T11:26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93" w:author="Microsoft Office User" w:date="2022-12-03T11:26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กฎหมาย (</w:t>
      </w:r>
      <w:r w:rsidRPr="00BB0D52">
        <w:rPr>
          <w:rFonts w:ascii="TH SarabunPSK" w:hAnsi="TH SarabunPSK" w:cs="TH SarabunPSK"/>
          <w:b/>
          <w:bCs/>
          <w:sz w:val="32"/>
          <w:szCs w:val="32"/>
          <w:rPrChange w:id="294" w:author="Microsoft Office User" w:date="2022-12-03T11:26:00Z">
            <w:rPr>
              <w:rFonts w:ascii="TH SarabunPSK" w:hAnsi="TH SarabunPSK" w:cs="TH SarabunPSK"/>
              <w:sz w:val="32"/>
              <w:szCs w:val="32"/>
            </w:rPr>
          </w:rPrChange>
        </w:rPr>
        <w:t>Legal</w:t>
      </w: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95" w:author="Microsoft Office User" w:date="2022-12-03T11:26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BB0D52">
        <w:rPr>
          <w:rFonts w:ascii="TH SarabunPSK" w:hAnsi="TH SarabunPSK" w:cs="TH SarabunPSK" w:hint="cs"/>
          <w:b/>
          <w:bCs/>
          <w:sz w:val="32"/>
          <w:szCs w:val="32"/>
          <w:cs/>
          <w:rPrChange w:id="296" w:author="Microsoft Office User" w:date="2022-12-03T11:26:00Z">
            <w:rPr>
              <w:rFonts w:ascii="TH SarabunPSK" w:hAnsi="TH SarabunPSK" w:cs="TH SarabunPSK" w:hint="cs"/>
              <w:sz w:val="32"/>
              <w:szCs w:val="32"/>
              <w:cs/>
            </w:rPr>
          </w:rPrChange>
        </w:rPr>
        <w:t xml:space="preserve">ความมั่นคงปลอดภัย </w:t>
      </w:r>
      <w:r w:rsidRPr="00BB0D52">
        <w:rPr>
          <w:rFonts w:ascii="TH SarabunPSK" w:hAnsi="TH SarabunPSK" w:cs="TH SarabunPSK"/>
          <w:b/>
          <w:bCs/>
          <w:sz w:val="32"/>
          <w:szCs w:val="32"/>
          <w:rPrChange w:id="297" w:author="Microsoft Office User" w:date="2022-12-03T11:26:00Z">
            <w:rPr>
              <w:rFonts w:ascii="TH SarabunPSK" w:hAnsi="TH SarabunPSK" w:cs="TH SarabunPSK"/>
              <w:sz w:val="32"/>
              <w:szCs w:val="32"/>
            </w:rPr>
          </w:rPrChange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cs/>
        </w:rPr>
      </w:pPr>
    </w:p>
    <w:sectPr w:rsidR="00215670" w:rsidRPr="00CF415F" w:rsidSect="002B656F">
      <w:footerReference w:type="default" r:id="rId14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4389D" w14:textId="77777777" w:rsidR="00F03B22" w:rsidRDefault="00F03B22" w:rsidP="00B72412">
      <w:r>
        <w:separator/>
      </w:r>
    </w:p>
  </w:endnote>
  <w:endnote w:type="continuationSeparator" w:id="0">
    <w:p w14:paraId="5AD02FB9" w14:textId="77777777" w:rsidR="00F03B22" w:rsidRDefault="00F03B22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42E40" w14:textId="77777777" w:rsidR="00F03B22" w:rsidRDefault="00F03B22" w:rsidP="00B72412">
      <w:r>
        <w:separator/>
      </w:r>
    </w:p>
  </w:footnote>
  <w:footnote w:type="continuationSeparator" w:id="0">
    <w:p w14:paraId="62592CA4" w14:textId="77777777" w:rsidR="00F03B22" w:rsidRDefault="00F03B22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ED045D08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E6D05"/>
    <w:multiLevelType w:val="hybridMultilevel"/>
    <w:tmpl w:val="612A0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A28A2"/>
    <w:multiLevelType w:val="hybridMultilevel"/>
    <w:tmpl w:val="A79ECCA0"/>
    <w:lvl w:ilvl="0" w:tplc="C08AF172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8"/>
  </w:num>
  <w:num w:numId="3" w16cid:durableId="1110667188">
    <w:abstractNumId w:val="14"/>
  </w:num>
  <w:num w:numId="4" w16cid:durableId="172378624">
    <w:abstractNumId w:val="2"/>
  </w:num>
  <w:num w:numId="5" w16cid:durableId="1874338707">
    <w:abstractNumId w:val="18"/>
  </w:num>
  <w:num w:numId="6" w16cid:durableId="1873106714">
    <w:abstractNumId w:val="9"/>
  </w:num>
  <w:num w:numId="7" w16cid:durableId="1499885751">
    <w:abstractNumId w:val="17"/>
  </w:num>
  <w:num w:numId="8" w16cid:durableId="1744454012">
    <w:abstractNumId w:val="0"/>
  </w:num>
  <w:num w:numId="9" w16cid:durableId="111293491">
    <w:abstractNumId w:val="12"/>
  </w:num>
  <w:num w:numId="10" w16cid:durableId="1022583898">
    <w:abstractNumId w:val="10"/>
  </w:num>
  <w:num w:numId="11" w16cid:durableId="411661209">
    <w:abstractNumId w:val="20"/>
  </w:num>
  <w:num w:numId="12" w16cid:durableId="728964738">
    <w:abstractNumId w:val="13"/>
  </w:num>
  <w:num w:numId="13" w16cid:durableId="302319159">
    <w:abstractNumId w:val="11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5"/>
  </w:num>
  <w:num w:numId="17" w16cid:durableId="1289506367">
    <w:abstractNumId w:val="7"/>
  </w:num>
  <w:num w:numId="18" w16cid:durableId="363601075">
    <w:abstractNumId w:val="16"/>
  </w:num>
  <w:num w:numId="19" w16cid:durableId="757402954">
    <w:abstractNumId w:val="19"/>
  </w:num>
  <w:num w:numId="20" w16cid:durableId="857239285">
    <w:abstractNumId w:val="1"/>
  </w:num>
  <w:num w:numId="21" w16cid:durableId="1338116907">
    <w:abstractNumId w:val="6"/>
  </w:num>
  <w:numIdMacAtCleanup w:val="1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trackRevision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C70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5A8B"/>
    <w:rsid w:val="00146D46"/>
    <w:rsid w:val="001477C4"/>
    <w:rsid w:val="001503BA"/>
    <w:rsid w:val="00150441"/>
    <w:rsid w:val="0015064C"/>
    <w:rsid w:val="00150B66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5978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429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75FF0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E19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B5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18A1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0D52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27A8C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B22"/>
    <w:rsid w:val="00F03F1B"/>
    <w:rsid w:val="00F0434D"/>
    <w:rsid w:val="00F10AC4"/>
    <w:rsid w:val="00F11841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28C3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styleId="Revision">
    <w:name w:val="Revision"/>
    <w:hidden/>
    <w:uiPriority w:val="99"/>
    <w:semiHidden/>
    <w:rsid w:val="00AD5E19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1814</Words>
  <Characters>10340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4</cp:revision>
  <cp:lastPrinted>2022-11-18T04:30:00Z</cp:lastPrinted>
  <dcterms:created xsi:type="dcterms:W3CDTF">2022-12-03T03:47:00Z</dcterms:created>
  <dcterms:modified xsi:type="dcterms:W3CDTF">2022-12-03T04:36:00Z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