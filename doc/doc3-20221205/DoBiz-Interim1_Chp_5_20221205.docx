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CC4B1" w14:textId="77777777" w:rsidR="00C41408" w:rsidRPr="00C41408" w:rsidRDefault="00C41408" w:rsidP="00C41408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C41408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บทที่ </w:t>
      </w:r>
      <w:r w:rsidRPr="00C41408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</w:p>
    <w:p w14:paraId="28328F0C" w14:textId="6DB393D1" w:rsidR="00C41408" w:rsidRPr="00C41408" w:rsidRDefault="00C41408" w:rsidP="00C41408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41408">
        <w:rPr>
          <w:b/>
          <w:bCs/>
          <w:color w:val="000000"/>
          <w:sz w:val="48"/>
          <w:szCs w:val="48"/>
          <w:cs/>
        </w:rPr>
        <w:t>ความสามารถของระบบงานเพื่อรองรับการให้บริการ</w:t>
      </w:r>
      <w:r w:rsidRPr="00C41408">
        <w:rPr>
          <w:b/>
          <w:bCs/>
          <w:color w:val="000000"/>
          <w:sz w:val="48"/>
          <w:szCs w:val="48"/>
          <w:cs/>
        </w:rPr>
        <w:br/>
        <w:t>โดยหน่วยงานเจ้าของใบอนุญาต/บริการที่เกี่ยวข้อง</w:t>
      </w:r>
    </w:p>
    <w:p w14:paraId="36A6838C" w14:textId="77777777" w:rsidR="00C41408" w:rsidRPr="00C41408" w:rsidRDefault="00C41408" w:rsidP="00C41408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BE3B5A3" w14:textId="6564F580" w:rsidR="00436D85" w:rsidRDefault="001D5B2D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ins w:id="1" w:author="Microsoft Office User" w:date="2022-12-03T16:24:00Z"/>
          <w:color w:val="000000"/>
        </w:rPr>
      </w:pPr>
      <w:r>
        <w:rPr>
          <w:rFonts w:hint="cs"/>
          <w:color w:val="000000"/>
          <w:cs/>
        </w:rPr>
        <w:t>ปัจจัยสำคัญประการหนึ่งในการกำหนดความสามารถของระบบดิจิทัล</w:t>
      </w:r>
      <w:ins w:id="2" w:author="Microsoft Office User" w:date="2022-12-03T16:23:00Z">
        <w:r w:rsidR="006B6549">
          <w:rPr>
            <w:color w:val="000000"/>
          </w:rPr>
          <w:t xml:space="preserve"> </w:t>
        </w:r>
      </w:ins>
      <w:r>
        <w:rPr>
          <w:rFonts w:hint="cs"/>
          <w:color w:val="000000"/>
          <w:cs/>
        </w:rPr>
        <w:t>คือ</w:t>
      </w:r>
      <w:ins w:id="3" w:author="Microsoft Office User" w:date="2022-12-03T16:23:00Z">
        <w:r w:rsidR="006B6549">
          <w:rPr>
            <w:color w:val="000000"/>
          </w:rPr>
          <w:t xml:space="preserve"> </w:t>
        </w:r>
      </w:ins>
      <w:r w:rsidRPr="006B6549">
        <w:rPr>
          <w:rFonts w:hint="cs"/>
          <w:b/>
          <w:bCs/>
          <w:i/>
          <w:iCs/>
          <w:color w:val="000000"/>
          <w:cs/>
          <w:rPrChange w:id="4" w:author="Microsoft Office User" w:date="2022-12-03T16:23:00Z">
            <w:rPr>
              <w:rFonts w:hint="cs"/>
              <w:color w:val="000000"/>
              <w:cs/>
            </w:rPr>
          </w:rPrChange>
        </w:rPr>
        <w:t>กฎหมาย</w:t>
      </w:r>
      <w:r>
        <w:rPr>
          <w:rFonts w:hint="cs"/>
          <w:color w:val="000000"/>
          <w:cs/>
        </w:rPr>
        <w:t xml:space="preserve"> </w:t>
      </w:r>
      <w:r w:rsidR="00436D85">
        <w:rPr>
          <w:rFonts w:hint="cs"/>
          <w:color w:val="000000"/>
          <w:cs/>
        </w:rPr>
        <w:t>พรบ.การปฏิบัติราชการทางอิเล็กทรอนิกส์ถูกบัญญัติขึ้นเพื่อเป็นข้อปฏิบัติให้เจ้าหน้าที่สามารถใช้เอกสารอิเล็กทรอนิกส์ของประชาชนเป็นหลักฐานประกอบในการให้บริการได้เทียบเท่ากระดาษ สำเนาเอกสารที่เคยจำเป็น ให้ใช้เอกสารอิเล็กทรอนิกส์แทนได้ไม่จำเป็นต้องลงนามรับรอง การแสดงใบอนุญาตสามารถทำได้ในรูปแบบอิเล็กทรอนิกส์ คำขอที่ประชาชนยื่นทางอิเล็กทรอนิกส์ให้ถือว่าหน่วยงานได้รับเรื่องแล้ว เป็นต้น ดังแสดงในภาพ</w:t>
      </w:r>
      <w:ins w:id="5" w:author="Microsoft Office User" w:date="2022-12-03T16:24:00Z">
        <w:r w:rsidR="006B6549">
          <w:rPr>
            <w:rFonts w:hint="cs"/>
            <w:color w:val="000000"/>
            <w:cs/>
          </w:rPr>
          <w:t xml:space="preserve">ที่ </w:t>
        </w:r>
        <w:r w:rsidR="006B6549">
          <w:rPr>
            <w:color w:val="000000"/>
          </w:rPr>
          <w:t xml:space="preserve">5-1 </w:t>
        </w:r>
      </w:ins>
    </w:p>
    <w:p w14:paraId="6D2B1CF8" w14:textId="77777777" w:rsidR="006B6549" w:rsidRDefault="006B6549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46897599" w14:textId="7E0D1EE8" w:rsidR="00436D85" w:rsidRDefault="0023429B" w:rsidP="00850F24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2ED3AAB" wp14:editId="51F08F2E">
            <wp:extent cx="5715000" cy="3080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C2CD490" w14:textId="3D1B21D8" w:rsidR="00850F24" w:rsidRPr="006B6549" w:rsidDel="006B6549" w:rsidRDefault="00850F24" w:rsidP="006B6549">
      <w:pPr>
        <w:pStyle w:val="Caption"/>
        <w:rPr>
          <w:del w:id="6" w:author="Microsoft Office User" w:date="2022-12-03T16:25:00Z"/>
          <w:cs/>
          <w:rPrChange w:id="7" w:author="Microsoft Office User" w:date="2022-12-03T16:25:00Z">
            <w:rPr>
              <w:del w:id="8" w:author="Microsoft Office User" w:date="2022-12-03T16:25:00Z"/>
              <w:color w:val="000000"/>
              <w:cs/>
            </w:rPr>
          </w:rPrChange>
        </w:rPr>
        <w:pPrChange w:id="9" w:author="Microsoft Office User" w:date="2022-12-03T16:25:00Z">
          <w:pPr>
            <w:shd w:val="clear" w:color="auto" w:fill="FFFFFF"/>
            <w:spacing w:line="228" w:lineRule="auto"/>
            <w:jc w:val="thaiDistribute"/>
            <w:outlineLvl w:val="1"/>
          </w:pPr>
        </w:pPrChange>
      </w:pPr>
      <w:del w:id="10" w:author="Microsoft Office User" w:date="2022-12-03T16:25:00Z">
        <w:r w:rsidRPr="009F7E92" w:rsidDel="006B6549">
          <w:rPr>
            <w:rFonts w:hint="cs"/>
            <w:color w:val="000000"/>
            <w:cs/>
          </w:rPr>
          <w:delText xml:space="preserve">ภาพที่ </w:delText>
        </w:r>
        <w:r w:rsidRPr="009F7E92" w:rsidDel="006B6549">
          <w:rPr>
            <w:color w:val="000000"/>
          </w:rPr>
          <w:delText>1</w:delText>
        </w:r>
        <w:r w:rsidDel="006B6549">
          <w:rPr>
            <w:color w:val="000000"/>
          </w:rPr>
          <w:delText xml:space="preserve"> </w:delText>
        </w:r>
      </w:del>
      <w:ins w:id="11" w:author="Microsoft Office User" w:date="2022-12-03T16:25:00Z">
        <w:r w:rsidR="006B6549">
          <w:rPr>
            <w:cs/>
          </w:rPr>
          <w:t xml:space="preserve">ภาพที่ </w:t>
        </w:r>
        <w:r w:rsidR="006B6549">
          <w:t xml:space="preserve">5- </w:t>
        </w:r>
        <w:r w:rsidR="006B6549">
          <w:fldChar w:fldCharType="begin"/>
        </w:r>
        <w:r w:rsidR="006B6549">
          <w:instrText xml:space="preserve"> SEQ </w:instrText>
        </w:r>
        <w:r w:rsidR="006B6549">
          <w:rPr>
            <w:cs/>
          </w:rPr>
          <w:instrText>ภาพที่</w:instrText>
        </w:r>
        <w:r w:rsidR="006B6549">
          <w:instrText xml:space="preserve">_5- \* ARABIC </w:instrText>
        </w:r>
      </w:ins>
      <w:r w:rsidR="006B6549">
        <w:fldChar w:fldCharType="separate"/>
      </w:r>
      <w:ins w:id="12" w:author="Microsoft Office User" w:date="2022-12-03T16:29:00Z">
        <w:r w:rsidR="006B6549">
          <w:rPr>
            <w:noProof/>
          </w:rPr>
          <w:t>1</w:t>
        </w:r>
      </w:ins>
      <w:ins w:id="13" w:author="Microsoft Office User" w:date="2022-12-03T16:25:00Z">
        <w:r w:rsidR="006B6549">
          <w:fldChar w:fldCharType="end"/>
        </w:r>
        <w:r w:rsidR="006B6549">
          <w:t xml:space="preserve"> </w:t>
        </w:r>
      </w:ins>
      <w:r w:rsidRPr="006B6549">
        <w:rPr>
          <w:rFonts w:hint="cs"/>
          <w:b w:val="0"/>
          <w:bCs w:val="0"/>
          <w:color w:val="000000"/>
          <w:cs/>
          <w:rPrChange w:id="14" w:author="Microsoft Office User" w:date="2022-12-03T16:25:00Z">
            <w:rPr>
              <w:rFonts w:hint="cs"/>
              <w:color w:val="000000"/>
              <w:cs/>
            </w:rPr>
          </w:rPrChange>
        </w:rPr>
        <w:t>ระบบดิจิทัลต้องสามารถสร้าง รับส่งและเข้าใจเอกสารอิเล็กทรอนิกส์ได้ เอกสารนั้นต้องสามารถอ้างอิงได้ด้วยรหัสที่เป็นมาตรฐานสากลและมีรูปแบบ</w:t>
      </w:r>
      <w:proofErr w:type="spellStart"/>
      <w:r w:rsidRPr="006B6549">
        <w:rPr>
          <w:rFonts w:hint="cs"/>
          <w:b w:val="0"/>
          <w:bCs w:val="0"/>
          <w:color w:val="000000"/>
          <w:cs/>
          <w:rPrChange w:id="15" w:author="Microsoft Office User" w:date="2022-12-03T16:25:00Z">
            <w:rPr>
              <w:rFonts w:hint="cs"/>
              <w:color w:val="000000"/>
              <w:cs/>
            </w:rPr>
          </w:rPrChange>
        </w:rPr>
        <w:t>ฟอร์แม็ต</w:t>
      </w:r>
      <w:proofErr w:type="spellEnd"/>
      <w:r w:rsidRPr="006B6549">
        <w:rPr>
          <w:rFonts w:hint="cs"/>
          <w:b w:val="0"/>
          <w:bCs w:val="0"/>
          <w:color w:val="000000"/>
          <w:cs/>
          <w:rPrChange w:id="16" w:author="Microsoft Office User" w:date="2022-12-03T16:25:00Z">
            <w:rPr>
              <w:rFonts w:hint="cs"/>
              <w:color w:val="000000"/>
              <w:cs/>
            </w:rPr>
          </w:rPrChange>
        </w:rPr>
        <w:t>ที่เป็นมาตรฐานระบบเข้าใจได้</w:t>
      </w:r>
    </w:p>
    <w:p w14:paraId="30BF2604" w14:textId="77777777" w:rsidR="00850F24" w:rsidRDefault="00850F24" w:rsidP="006B6549">
      <w:pPr>
        <w:pStyle w:val="Caption"/>
        <w:rPr>
          <w:color w:val="000000"/>
        </w:rPr>
        <w:pPrChange w:id="17" w:author="Microsoft Office User" w:date="2022-12-03T16:25:00Z">
          <w:pPr>
            <w:shd w:val="clear" w:color="auto" w:fill="FFFFFF"/>
            <w:spacing w:line="228" w:lineRule="auto"/>
            <w:ind w:firstLine="720"/>
            <w:jc w:val="thaiDistribute"/>
            <w:outlineLvl w:val="1"/>
          </w:pPr>
        </w:pPrChange>
      </w:pPr>
    </w:p>
    <w:p w14:paraId="72656C8C" w14:textId="77777777" w:rsidR="006B6549" w:rsidRDefault="006B6549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ins w:id="18" w:author="Microsoft Office User" w:date="2022-12-03T16:25:00Z"/>
          <w:color w:val="000000"/>
        </w:rPr>
      </w:pPr>
    </w:p>
    <w:p w14:paraId="371DB5F4" w14:textId="2B6C3CCE" w:rsidR="00BF226A" w:rsidRPr="00BF226A" w:rsidRDefault="00F32B1C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เอกสารอิเล็กทรอนิกส์ที่รับส่งไปมาระหว่างระบบดิจิทัล</w:t>
      </w:r>
      <w:r w:rsidR="00BF226A">
        <w:rPr>
          <w:rFonts w:hint="cs"/>
          <w:color w:val="000000"/>
          <w:cs/>
        </w:rPr>
        <w:t>ของหน่วยงาน</w:t>
      </w:r>
      <w:del w:id="19" w:author="Microsoft Office User" w:date="2022-12-03T16:25:00Z">
        <w:r w:rsidR="00BF226A" w:rsidDel="006B6549">
          <w:rPr>
            <w:rFonts w:hint="cs"/>
            <w:color w:val="000000"/>
            <w:cs/>
          </w:rPr>
          <w:delText xml:space="preserve"> </w:delText>
        </w:r>
      </w:del>
      <w:r w:rsidR="00BF226A" w:rsidRPr="00BF226A">
        <w:rPr>
          <w:color w:val="000000"/>
          <w:cs/>
        </w:rPr>
        <w:t>ที่จะใช้เป็น</w:t>
      </w:r>
      <w:del w:id="20" w:author="Microsoft Office User" w:date="2022-12-03T16:26:00Z">
        <w:r w:rsidR="00BF226A" w:rsidRPr="00BF226A" w:rsidDel="006B6549">
          <w:rPr>
            <w:color w:val="000000"/>
            <w:cs/>
          </w:rPr>
          <w:delText xml:space="preserve"> </w:delText>
        </w:r>
      </w:del>
      <w:r w:rsidR="00BF226A" w:rsidRPr="00BF226A">
        <w:rPr>
          <w:color w:val="000000"/>
          <w:cs/>
        </w:rPr>
        <w:t>ใบอนุญาตหรือหนังสือสำคัญในรูปแบบดิจิทัลนั้น ต้องสามารถใช้อ้างอิงและเข้าใจได้อย่างอัตโนมัติโดยระบบดิจิทัลของ</w:t>
      </w:r>
      <w:r w:rsidR="00BF226A" w:rsidRPr="00BF226A">
        <w:rPr>
          <w:color w:val="000000"/>
          <w:cs/>
        </w:rPr>
        <w:lastRenderedPageBreak/>
        <w:t xml:space="preserve">หน่วยงาน เรียกเอกสารที่มีคุณสมบัติข้อนี้ว่า </w:t>
      </w:r>
      <w:r w:rsidR="00BF226A" w:rsidRPr="00BF226A">
        <w:rPr>
          <w:color w:val="000000"/>
        </w:rPr>
        <w:t xml:space="preserve">IID (Identifiable Interoperable Document) </w:t>
      </w:r>
      <w:r w:rsidR="00BF226A" w:rsidRPr="00BF226A">
        <w:rPr>
          <w:color w:val="000000"/>
          <w:cs/>
        </w:rPr>
        <w:t>ควรต้องคุณสมบัติอย่างน้อยดังนี้</w:t>
      </w:r>
    </w:p>
    <w:p w14:paraId="09DA2A22" w14:textId="0309FAE8" w:rsidR="00BF226A" w:rsidDel="006B6549" w:rsidRDefault="00BF226A" w:rsidP="006B6549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del w:id="21" w:author="Microsoft Office User" w:date="2022-12-03T16:26:00Z"/>
          <w:color w:val="000000"/>
        </w:rPr>
      </w:pPr>
      <w:del w:id="22" w:author="Microsoft Office User" w:date="2022-12-03T16:26:00Z">
        <w:r w:rsidRPr="006B6549" w:rsidDel="006B6549">
          <w:rPr>
            <w:color w:val="000000"/>
            <w:cs/>
            <w:rPrChange w:id="23" w:author="Microsoft Office User" w:date="2022-12-03T16:26:00Z">
              <w:rPr>
                <w:cs/>
              </w:rPr>
            </w:rPrChange>
          </w:rPr>
          <w:delText>-</w:delText>
        </w:r>
        <w:r w:rsidRPr="006B6549" w:rsidDel="006B6549">
          <w:rPr>
            <w:color w:val="000000"/>
            <w:cs/>
            <w:rPrChange w:id="24" w:author="Microsoft Office User" w:date="2022-12-03T16:26:00Z">
              <w:rPr>
                <w:cs/>
              </w:rPr>
            </w:rPrChange>
          </w:rPr>
          <w:tab/>
        </w:r>
      </w:del>
      <w:r w:rsidRPr="006B6549">
        <w:rPr>
          <w:color w:val="000000"/>
          <w:cs/>
          <w:rPrChange w:id="25" w:author="Microsoft Office User" w:date="2022-12-03T16:26:00Z">
            <w:rPr>
              <w:cs/>
            </w:rPr>
          </w:rPrChange>
        </w:rPr>
        <w:t xml:space="preserve">เอกสารอิเล็กทรอนิกส์ต้องมีรหัสอ้างอิงที่มีลักษณะเป็นสากล สามารถเข้าถึงได้ผ่านอินเทอร์เน็ตจากทุกหน่วยงาน เช่น การใช้รหัส </w:t>
      </w:r>
      <w:r w:rsidRPr="006B6549">
        <w:rPr>
          <w:color w:val="000000"/>
          <w:rPrChange w:id="26" w:author="Microsoft Office User" w:date="2022-12-03T16:26:00Z">
            <w:rPr/>
          </w:rPrChange>
        </w:rPr>
        <w:t xml:space="preserve">IRI </w:t>
      </w:r>
      <w:r w:rsidRPr="006B6549">
        <w:rPr>
          <w:color w:val="000000"/>
          <w:cs/>
          <w:rPrChange w:id="27" w:author="Microsoft Office User" w:date="2022-12-03T16:26:00Z">
            <w:rPr>
              <w:cs/>
            </w:rPr>
          </w:rPrChange>
        </w:rPr>
        <w:t xml:space="preserve">หรือ </w:t>
      </w:r>
      <w:r w:rsidRPr="006B6549">
        <w:rPr>
          <w:color w:val="000000"/>
          <w:rPrChange w:id="28" w:author="Microsoft Office User" w:date="2022-12-03T16:26:00Z">
            <w:rPr/>
          </w:rPrChange>
        </w:rPr>
        <w:t xml:space="preserve">URI </w:t>
      </w:r>
      <w:r w:rsidRPr="006B6549">
        <w:rPr>
          <w:color w:val="000000"/>
          <w:cs/>
          <w:rPrChange w:id="29" w:author="Microsoft Office User" w:date="2022-12-03T16:26:00Z">
            <w:rPr>
              <w:cs/>
            </w:rPr>
          </w:rPrChange>
        </w:rPr>
        <w:t xml:space="preserve">หรือ </w:t>
      </w:r>
      <w:r w:rsidRPr="006B6549">
        <w:rPr>
          <w:color w:val="000000"/>
          <w:rPrChange w:id="30" w:author="Microsoft Office User" w:date="2022-12-03T16:26:00Z">
            <w:rPr/>
          </w:rPrChange>
        </w:rPr>
        <w:t xml:space="preserve">URL </w:t>
      </w:r>
      <w:r w:rsidRPr="006B6549">
        <w:rPr>
          <w:color w:val="000000"/>
          <w:cs/>
          <w:rPrChange w:id="31" w:author="Microsoft Office User" w:date="2022-12-03T16:26:00Z">
            <w:rPr>
              <w:cs/>
            </w:rPr>
          </w:rPrChange>
        </w:rPr>
        <w:t>เป็นต้น</w:t>
      </w:r>
    </w:p>
    <w:p w14:paraId="30EB444A" w14:textId="77777777" w:rsidR="006B6549" w:rsidRPr="006B6549" w:rsidRDefault="006B6549" w:rsidP="006B6549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ins w:id="32" w:author="Microsoft Office User" w:date="2022-12-03T16:26:00Z"/>
          <w:color w:val="000000"/>
          <w:rPrChange w:id="33" w:author="Microsoft Office User" w:date="2022-12-03T16:26:00Z">
            <w:rPr>
              <w:ins w:id="34" w:author="Microsoft Office User" w:date="2022-12-03T16:26:00Z"/>
            </w:rPr>
          </w:rPrChange>
        </w:rPr>
        <w:pPrChange w:id="35" w:author="Microsoft Office User" w:date="2022-12-03T16:26:00Z">
          <w:pPr>
            <w:shd w:val="clear" w:color="auto" w:fill="FFFFFF"/>
            <w:spacing w:line="228" w:lineRule="auto"/>
            <w:ind w:firstLine="720"/>
            <w:jc w:val="thaiDistribute"/>
            <w:outlineLvl w:val="1"/>
          </w:pPr>
        </w:pPrChange>
      </w:pPr>
    </w:p>
    <w:p w14:paraId="118F21B0" w14:textId="2EE2E71C" w:rsidR="00BF226A" w:rsidDel="006B6549" w:rsidRDefault="00BF226A" w:rsidP="006B6549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del w:id="36" w:author="Microsoft Office User" w:date="2022-12-03T16:26:00Z"/>
          <w:color w:val="000000"/>
        </w:rPr>
      </w:pPr>
      <w:del w:id="37" w:author="Microsoft Office User" w:date="2022-12-03T16:26:00Z">
        <w:r w:rsidRPr="006B6549" w:rsidDel="006B6549">
          <w:rPr>
            <w:color w:val="000000"/>
            <w:cs/>
            <w:rPrChange w:id="38" w:author="Microsoft Office User" w:date="2022-12-03T16:26:00Z">
              <w:rPr>
                <w:cs/>
              </w:rPr>
            </w:rPrChange>
          </w:rPr>
          <w:delText>-</w:delText>
        </w:r>
        <w:r w:rsidRPr="006B6549" w:rsidDel="006B6549">
          <w:rPr>
            <w:color w:val="000000"/>
            <w:cs/>
            <w:rPrChange w:id="39" w:author="Microsoft Office User" w:date="2022-12-03T16:26:00Z">
              <w:rPr>
                <w:cs/>
              </w:rPr>
            </w:rPrChange>
          </w:rPr>
          <w:tab/>
        </w:r>
      </w:del>
      <w:r w:rsidRPr="006B6549">
        <w:rPr>
          <w:color w:val="000000"/>
          <w:cs/>
          <w:rPrChange w:id="40" w:author="Microsoft Office User" w:date="2022-12-03T16:26:00Z">
            <w:rPr>
              <w:cs/>
            </w:rPr>
          </w:rPrChange>
        </w:rPr>
        <w:t>เอกสารอิเล็กทรอนิกส์ต้องสามารถเข้าใจรูปแบบ</w:t>
      </w:r>
      <w:proofErr w:type="spellStart"/>
      <w:r w:rsidRPr="006B6549">
        <w:rPr>
          <w:color w:val="000000"/>
          <w:cs/>
          <w:rPrChange w:id="41" w:author="Microsoft Office User" w:date="2022-12-03T16:26:00Z">
            <w:rPr>
              <w:cs/>
            </w:rPr>
          </w:rPrChange>
        </w:rPr>
        <w:t>ฟอร์แม็ต</w:t>
      </w:r>
      <w:proofErr w:type="spellEnd"/>
      <w:r w:rsidRPr="006B6549">
        <w:rPr>
          <w:color w:val="000000"/>
          <w:cs/>
          <w:rPrChange w:id="42" w:author="Microsoft Office User" w:date="2022-12-03T16:26:00Z">
            <w:rPr>
              <w:cs/>
            </w:rPr>
          </w:rPrChange>
        </w:rPr>
        <w:t>และความหมายของเอกสารนั้นได้ โดยระบบดิจิทัล เพื่อให้สามารถประมวลผลได้อย่างอัตโนมัติ</w:t>
      </w:r>
    </w:p>
    <w:p w14:paraId="51C8E22E" w14:textId="77777777" w:rsidR="006B6549" w:rsidRPr="006B6549" w:rsidRDefault="006B6549" w:rsidP="006B6549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ins w:id="43" w:author="Microsoft Office User" w:date="2022-12-03T16:26:00Z"/>
          <w:color w:val="000000"/>
          <w:rPrChange w:id="44" w:author="Microsoft Office User" w:date="2022-12-03T16:26:00Z">
            <w:rPr>
              <w:ins w:id="45" w:author="Microsoft Office User" w:date="2022-12-03T16:26:00Z"/>
            </w:rPr>
          </w:rPrChange>
        </w:rPr>
        <w:pPrChange w:id="46" w:author="Microsoft Office User" w:date="2022-12-03T16:26:00Z">
          <w:pPr>
            <w:shd w:val="clear" w:color="auto" w:fill="FFFFFF"/>
            <w:spacing w:line="228" w:lineRule="auto"/>
            <w:ind w:firstLine="720"/>
            <w:jc w:val="thaiDistribute"/>
            <w:outlineLvl w:val="1"/>
          </w:pPr>
        </w:pPrChange>
      </w:pPr>
    </w:p>
    <w:p w14:paraId="3081267A" w14:textId="13D456B5" w:rsidR="00BF226A" w:rsidRPr="006B6549" w:rsidRDefault="00BF226A" w:rsidP="006B6549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color w:val="000000"/>
          <w:rPrChange w:id="47" w:author="Microsoft Office User" w:date="2022-12-03T16:26:00Z">
            <w:rPr/>
          </w:rPrChange>
        </w:rPr>
        <w:pPrChange w:id="48" w:author="Microsoft Office User" w:date="2022-12-03T16:26:00Z">
          <w:pPr>
            <w:shd w:val="clear" w:color="auto" w:fill="FFFFFF"/>
            <w:spacing w:line="228" w:lineRule="auto"/>
            <w:ind w:firstLine="720"/>
            <w:jc w:val="thaiDistribute"/>
            <w:outlineLvl w:val="1"/>
          </w:pPr>
        </w:pPrChange>
      </w:pPr>
      <w:del w:id="49" w:author="Microsoft Office User" w:date="2022-12-03T16:26:00Z">
        <w:r w:rsidRPr="006B6549" w:rsidDel="006B6549">
          <w:rPr>
            <w:color w:val="000000"/>
            <w:cs/>
            <w:rPrChange w:id="50" w:author="Microsoft Office User" w:date="2022-12-03T16:26:00Z">
              <w:rPr>
                <w:cs/>
              </w:rPr>
            </w:rPrChange>
          </w:rPr>
          <w:delText>-</w:delText>
        </w:r>
        <w:r w:rsidRPr="006B6549" w:rsidDel="006B6549">
          <w:rPr>
            <w:color w:val="000000"/>
            <w:cs/>
            <w:rPrChange w:id="51" w:author="Microsoft Office User" w:date="2022-12-03T16:26:00Z">
              <w:rPr>
                <w:cs/>
              </w:rPr>
            </w:rPrChange>
          </w:rPr>
          <w:tab/>
        </w:r>
      </w:del>
      <w:r w:rsidRPr="006B6549">
        <w:rPr>
          <w:color w:val="000000"/>
          <w:cs/>
          <w:rPrChange w:id="52" w:author="Microsoft Office User" w:date="2022-12-03T16:26:00Z">
            <w:rPr>
              <w:cs/>
            </w:rPr>
          </w:rPrChange>
        </w:rPr>
        <w:t>เอกสารอิเล็กทรอนิกส์นั้น</w:t>
      </w:r>
      <w:del w:id="53" w:author="Microsoft Office User" w:date="2022-12-03T16:26:00Z">
        <w:r w:rsidRPr="006B6549" w:rsidDel="006B6549">
          <w:rPr>
            <w:color w:val="000000"/>
            <w:cs/>
            <w:rPrChange w:id="54" w:author="Microsoft Office User" w:date="2022-12-03T16:26:00Z">
              <w:rPr>
                <w:cs/>
              </w:rPr>
            </w:rPrChange>
          </w:rPr>
          <w:delText xml:space="preserve"> </w:delText>
        </w:r>
      </w:del>
      <w:r w:rsidRPr="006B6549">
        <w:rPr>
          <w:color w:val="000000"/>
          <w:cs/>
          <w:rPrChange w:id="55" w:author="Microsoft Office User" w:date="2022-12-03T16:26:00Z">
            <w:rPr>
              <w:cs/>
            </w:rPr>
          </w:rPrChange>
        </w:rPr>
        <w:t>ต้องสามารถใช้แทนกระดาษได้ 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แนวปฏิบัติการลงลายมืออิเล็กทรอนิกส์สำหรับเจ้าหน้าที่ของรัฐ เป็นต้น</w:t>
      </w:r>
    </w:p>
    <w:p w14:paraId="540F0DA2" w14:textId="77777777" w:rsidR="001D5B2D" w:rsidRDefault="001D5B2D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5A5A5FD3" w14:textId="77777777" w:rsidR="00BF226A" w:rsidRDefault="00BF226A" w:rsidP="001D5B2D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797E520" wp14:editId="13F0B173">
            <wp:extent cx="4551273" cy="3231910"/>
            <wp:effectExtent l="0" t="0" r="1905" b="6985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309" cy="32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18ED" w14:textId="0AF31271" w:rsidR="00BF226A" w:rsidRPr="006B6549" w:rsidRDefault="006B6549" w:rsidP="006B6549">
      <w:pPr>
        <w:pStyle w:val="Caption"/>
        <w:rPr>
          <w:b w:val="0"/>
          <w:bCs w:val="0"/>
          <w:rPrChange w:id="56" w:author="Microsoft Office User" w:date="2022-12-03T16:27:00Z">
            <w:rPr>
              <w:color w:val="000000"/>
            </w:rPr>
          </w:rPrChange>
        </w:rPr>
        <w:pPrChange w:id="57" w:author="Microsoft Office User" w:date="2022-12-03T16:27:00Z">
          <w:pPr>
            <w:shd w:val="clear" w:color="auto" w:fill="FFFFFF"/>
            <w:spacing w:line="228" w:lineRule="auto"/>
            <w:jc w:val="thaiDistribute"/>
            <w:outlineLvl w:val="1"/>
          </w:pPr>
        </w:pPrChange>
      </w:pPr>
      <w:ins w:id="58" w:author="Microsoft Office User" w:date="2022-12-03T16:27:00Z">
        <w:r>
          <w:rPr>
            <w:cs/>
          </w:rPr>
          <w:t xml:space="preserve">ภาพที่ </w:t>
        </w:r>
        <w:r>
          <w:t xml:space="preserve">5- </w:t>
        </w:r>
        <w:r>
          <w:fldChar w:fldCharType="begin"/>
        </w:r>
        <w:r>
          <w:instrText xml:space="preserve"> SEQ </w:instrText>
        </w:r>
        <w:r>
          <w:rPr>
            <w:cs/>
          </w:rPr>
          <w:instrText>ภาพที่</w:instrText>
        </w:r>
        <w:r>
          <w:instrText xml:space="preserve">_5- \* ARABIC </w:instrText>
        </w:r>
      </w:ins>
      <w:r>
        <w:fldChar w:fldCharType="separate"/>
      </w:r>
      <w:ins w:id="59" w:author="Microsoft Office User" w:date="2022-12-03T16:29:00Z">
        <w:r>
          <w:rPr>
            <w:noProof/>
          </w:rPr>
          <w:t>2</w:t>
        </w:r>
      </w:ins>
      <w:ins w:id="60" w:author="Microsoft Office User" w:date="2022-12-03T16:27:00Z">
        <w:r>
          <w:fldChar w:fldCharType="end"/>
        </w:r>
        <w:r>
          <w:t xml:space="preserve"> </w:t>
        </w:r>
      </w:ins>
      <w:del w:id="61" w:author="Microsoft Office User" w:date="2022-12-03T16:26:00Z">
        <w:r w:rsidR="00BF226A" w:rsidRPr="006B6549" w:rsidDel="006B6549">
          <w:rPr>
            <w:rFonts w:hint="cs"/>
            <w:b w:val="0"/>
            <w:bCs w:val="0"/>
            <w:color w:val="000000"/>
            <w:cs/>
            <w:rPrChange w:id="62" w:author="Microsoft Office User" w:date="2022-12-03T16:27:00Z">
              <w:rPr>
                <w:rFonts w:hint="cs"/>
                <w:b/>
                <w:bCs/>
                <w:color w:val="000000"/>
                <w:cs/>
              </w:rPr>
            </w:rPrChange>
          </w:rPr>
          <w:delText xml:space="preserve">ภาพที่ </w:delText>
        </w:r>
        <w:r w:rsidR="00BF226A" w:rsidRPr="006B6549" w:rsidDel="006B6549">
          <w:rPr>
            <w:rFonts w:eastAsiaTheme="minorEastAsia" w:hint="eastAsia"/>
            <w:b w:val="0"/>
            <w:bCs w:val="0"/>
            <w:color w:val="000000"/>
            <w:lang w:eastAsia="ja-JP"/>
            <w:rPrChange w:id="63" w:author="Microsoft Office User" w:date="2022-12-03T16:27:00Z">
              <w:rPr>
                <w:rFonts w:eastAsiaTheme="minorEastAsia" w:hint="eastAsia"/>
                <w:b/>
                <w:bCs/>
                <w:color w:val="000000"/>
                <w:lang w:eastAsia="ja-JP"/>
              </w:rPr>
            </w:rPrChange>
          </w:rPr>
          <w:delText>2</w:delText>
        </w:r>
        <w:r w:rsidR="00BF226A" w:rsidRPr="006B6549" w:rsidDel="006B6549">
          <w:rPr>
            <w:b w:val="0"/>
            <w:bCs w:val="0"/>
            <w:color w:val="000000"/>
            <w:rPrChange w:id="64" w:author="Microsoft Office User" w:date="2022-12-03T16:27:00Z">
              <w:rPr>
                <w:color w:val="000000"/>
              </w:rPr>
            </w:rPrChange>
          </w:rPr>
          <w:delText xml:space="preserve"> </w:delText>
        </w:r>
      </w:del>
      <w:r w:rsidR="00BF226A" w:rsidRPr="006B6549">
        <w:rPr>
          <w:rFonts w:hint="cs"/>
          <w:b w:val="0"/>
          <w:bCs w:val="0"/>
          <w:color w:val="000000"/>
          <w:cs/>
          <w:rPrChange w:id="65" w:author="Microsoft Office User" w:date="2022-12-03T16:27:00Z">
            <w:rPr>
              <w:rFonts w:hint="cs"/>
              <w:color w:val="000000"/>
              <w:cs/>
            </w:rPr>
          </w:rPrChange>
        </w:rPr>
        <w:t>ระบบดิจิทัลต้องสามารถสร้าง รับส่งและเข้าใจเอกสารอิเล็กทรอนิกส์ได้ เอกสารนั้นต้องสามารถอ้างอิงได้ด้วยรหัสที่เป็นมาตรฐานสากลและมีรูปแบบ</w:t>
      </w:r>
      <w:proofErr w:type="spellStart"/>
      <w:r w:rsidR="00BF226A" w:rsidRPr="006B6549">
        <w:rPr>
          <w:rFonts w:hint="cs"/>
          <w:b w:val="0"/>
          <w:bCs w:val="0"/>
          <w:color w:val="000000"/>
          <w:cs/>
          <w:rPrChange w:id="66" w:author="Microsoft Office User" w:date="2022-12-03T16:27:00Z">
            <w:rPr>
              <w:rFonts w:hint="cs"/>
              <w:color w:val="000000"/>
              <w:cs/>
            </w:rPr>
          </w:rPrChange>
        </w:rPr>
        <w:t>ฟอร์แม็ต</w:t>
      </w:r>
      <w:proofErr w:type="spellEnd"/>
      <w:r w:rsidR="00BF226A" w:rsidRPr="006B6549">
        <w:rPr>
          <w:rFonts w:hint="cs"/>
          <w:b w:val="0"/>
          <w:bCs w:val="0"/>
          <w:color w:val="000000"/>
          <w:cs/>
          <w:rPrChange w:id="67" w:author="Microsoft Office User" w:date="2022-12-03T16:27:00Z">
            <w:rPr>
              <w:rFonts w:hint="cs"/>
              <w:color w:val="000000"/>
              <w:cs/>
            </w:rPr>
          </w:rPrChange>
        </w:rPr>
        <w:t>ที่เป็นมาตรฐานระบบเข้าใจได้</w:t>
      </w:r>
    </w:p>
    <w:p w14:paraId="79A50983" w14:textId="66DC4E56" w:rsidR="00F32B1C" w:rsidRDefault="00F32B1C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 xml:space="preserve"> </w:t>
      </w:r>
    </w:p>
    <w:p w14:paraId="727F0B4A" w14:textId="205A5B0C" w:rsidR="00436D85" w:rsidRDefault="00436D85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>การที่ระบบดิจิทัลจะสามารถสนับสนุนการให้บริการตามที่กฎหมาย</w:t>
      </w:r>
      <w:r w:rsidR="0023429B">
        <w:rPr>
          <w:rFonts w:eastAsiaTheme="minorEastAsia" w:hint="cs"/>
          <w:color w:val="000000"/>
          <w:cs/>
          <w:lang w:eastAsia="ja-JP"/>
        </w:rPr>
        <w:t>กำหนด</w:t>
      </w:r>
      <w:r>
        <w:rPr>
          <w:rFonts w:hint="cs"/>
          <w:color w:val="000000"/>
          <w:cs/>
        </w:rPr>
        <w:t>นั้น</w:t>
      </w:r>
      <w:r w:rsidR="0023429B">
        <w:rPr>
          <w:rFonts w:hint="cs"/>
          <w:color w:val="000000"/>
          <w:cs/>
        </w:rPr>
        <w:t xml:space="preserve">ได้ </w:t>
      </w:r>
      <w:r w:rsidR="00850F24">
        <w:rPr>
          <w:rFonts w:hint="cs"/>
          <w:color w:val="000000"/>
          <w:cs/>
        </w:rPr>
        <w:t>อย่างมีประสิทธิภาพ</w:t>
      </w:r>
      <w:r>
        <w:rPr>
          <w:rFonts w:hint="cs"/>
          <w:color w:val="000000"/>
          <w:cs/>
        </w:rPr>
        <w:t xml:space="preserve"> ระบบดิจิทัลของทุกหน่วยงานจะต้อง</w:t>
      </w:r>
      <w:r w:rsidRPr="006B6549">
        <w:rPr>
          <w:rFonts w:hint="cs"/>
          <w:b/>
          <w:bCs/>
          <w:i/>
          <w:iCs/>
          <w:color w:val="000000"/>
          <w:cs/>
          <w:rPrChange w:id="68" w:author="Microsoft Office User" w:date="2022-12-03T16:32:00Z">
            <w:rPr>
              <w:rFonts w:hint="cs"/>
              <w:color w:val="000000"/>
              <w:cs/>
            </w:rPr>
          </w:rPrChange>
        </w:rPr>
        <w:t>สามารถแลกเปลี่ยนข้อมูลกันได้อย่างอัตโนมัติ</w:t>
      </w:r>
      <w:r w:rsidR="00850F24">
        <w:rPr>
          <w:color w:val="000000"/>
        </w:rPr>
        <w:t xml:space="preserve"> </w:t>
      </w:r>
      <w:r w:rsidR="00850F24" w:rsidRPr="006B6549">
        <w:rPr>
          <w:b/>
          <w:bCs/>
          <w:i/>
          <w:iCs/>
          <w:color w:val="000000"/>
          <w:rPrChange w:id="69" w:author="Microsoft Office User" w:date="2022-12-03T16:32:00Z">
            <w:rPr>
              <w:color w:val="000000"/>
            </w:rPr>
          </w:rPrChange>
        </w:rPr>
        <w:lastRenderedPageBreak/>
        <w:t>(Document Exchange Capability)</w:t>
      </w:r>
      <w:r w:rsidRPr="006B6549">
        <w:rPr>
          <w:rFonts w:hint="cs"/>
          <w:b/>
          <w:bCs/>
          <w:i/>
          <w:iCs/>
          <w:color w:val="000000"/>
          <w:cs/>
          <w:rPrChange w:id="70" w:author="Microsoft Office User" w:date="2022-12-03T16:32:00Z">
            <w:rPr>
              <w:rFonts w:hint="cs"/>
              <w:color w:val="000000"/>
              <w:cs/>
            </w:rPr>
          </w:rPrChange>
        </w:rPr>
        <w:t xml:space="preserve"> </w:t>
      </w:r>
      <w:r w:rsidR="00CD48B5" w:rsidRPr="006B6549">
        <w:rPr>
          <w:rFonts w:eastAsiaTheme="minorEastAsia" w:hint="cs"/>
          <w:b/>
          <w:bCs/>
          <w:i/>
          <w:iCs/>
          <w:color w:val="000000"/>
          <w:cs/>
          <w:lang w:eastAsia="ja-JP"/>
          <w:rPrChange w:id="71" w:author="Microsoft Office User" w:date="2022-12-03T16:32:00Z">
            <w:rPr>
              <w:rFonts w:eastAsiaTheme="minorEastAsia" w:hint="cs"/>
              <w:color w:val="000000"/>
              <w:cs/>
              <w:lang w:eastAsia="ja-JP"/>
            </w:rPr>
          </w:rPrChange>
        </w:rPr>
        <w:t>ทั้งหน่วยงานผลิตเอกสารและหน่วยงานใช้เอกสาร</w:t>
      </w:r>
      <w:r w:rsidR="00CD48B5">
        <w:rPr>
          <w:rFonts w:eastAsiaTheme="minorEastAsia" w:hint="cs"/>
          <w:color w:val="000000"/>
          <w:cs/>
          <w:lang w:eastAsia="ja-JP"/>
        </w:rPr>
        <w:t xml:space="preserve"> </w:t>
      </w:r>
      <w:r w:rsidR="009C28EB">
        <w:rPr>
          <w:rFonts w:eastAsiaTheme="minorEastAsia" w:hint="cs"/>
          <w:color w:val="000000"/>
          <w:cs/>
          <w:lang w:eastAsia="ja-JP"/>
        </w:rPr>
        <w:t>ดังนั้น</w:t>
      </w:r>
      <w:r>
        <w:rPr>
          <w:rFonts w:hint="cs"/>
          <w:color w:val="000000"/>
          <w:cs/>
        </w:rPr>
        <w:t>เอกสารอิเล็กทรอนิกส์ที่ใช้ในกระบวนการให้บริการจะต้องมีคุณสมบัติที่สำคัญคือ สามารถอ้างอิงได้ด้วยรหัสอ้างอิงที่เป็นมาตรฐานสากล</w:t>
      </w:r>
      <w:r w:rsidR="00850F24">
        <w:rPr>
          <w:rFonts w:hint="cs"/>
          <w:color w:val="000000"/>
          <w:cs/>
        </w:rPr>
        <w:t xml:space="preserve"> ได้แก่ รหัส </w:t>
      </w:r>
      <w:r w:rsidR="00850F24">
        <w:rPr>
          <w:rFonts w:eastAsiaTheme="minorEastAsia" w:hint="eastAsia"/>
          <w:color w:val="000000"/>
          <w:lang w:eastAsia="ja-JP"/>
        </w:rPr>
        <w:t>I</w:t>
      </w:r>
      <w:r w:rsidR="00850F24">
        <w:rPr>
          <w:rFonts w:eastAsiaTheme="minorEastAsia"/>
          <w:color w:val="000000"/>
          <w:lang w:eastAsia="ja-JP"/>
        </w:rPr>
        <w:t xml:space="preserve">RI (Internationalized Resource Identifier) </w:t>
      </w:r>
      <w:r w:rsidR="00850F24">
        <w:rPr>
          <w:rFonts w:eastAsiaTheme="minorEastAsia" w:hint="cs"/>
          <w:color w:val="000000"/>
          <w:cs/>
          <w:lang w:eastAsia="ja-JP"/>
        </w:rPr>
        <w:t>ซึ่งเป็นรหัสที่สามารถนำมาประยุกต์ใช้ร่วมกับเลขที่ใบอนุญาต เลขที่ใบคำขอ เลขที่หนังสือสำคัญ</w:t>
      </w:r>
      <w:del w:id="72" w:author="Microsoft Office User" w:date="2022-12-03T16:28:00Z">
        <w:r w:rsidR="00850F24" w:rsidDel="006B6549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</w:del>
      <w:r w:rsidR="00850F24">
        <w:rPr>
          <w:rFonts w:eastAsiaTheme="minorEastAsia" w:hint="cs"/>
          <w:color w:val="000000"/>
          <w:cs/>
          <w:lang w:eastAsia="ja-JP"/>
        </w:rPr>
        <w:t xml:space="preserve">ได้ง่าย เพียงเพิ่มชุดอักษรนำหน้า </w:t>
      </w:r>
      <w:r w:rsidR="00850F24">
        <w:rPr>
          <w:rFonts w:eastAsiaTheme="minorEastAsia" w:hint="eastAsia"/>
          <w:color w:val="000000"/>
          <w:lang w:eastAsia="ja-JP"/>
        </w:rPr>
        <w:t>(</w:t>
      </w:r>
      <w:r w:rsidR="00850F24">
        <w:rPr>
          <w:rFonts w:eastAsiaTheme="minorEastAsia"/>
          <w:color w:val="000000"/>
          <w:lang w:eastAsia="ja-JP"/>
        </w:rPr>
        <w:t xml:space="preserve">prefix) </w:t>
      </w:r>
      <w:r w:rsidR="00850F24">
        <w:rPr>
          <w:rFonts w:eastAsiaTheme="minorEastAsia" w:hint="cs"/>
          <w:color w:val="000000"/>
          <w:cs/>
          <w:lang w:eastAsia="ja-JP"/>
        </w:rPr>
        <w:t>ให้สอดคล้องตามมาตรฐานที่กำหนดเท่านั้น</w:t>
      </w:r>
    </w:p>
    <w:p w14:paraId="4563B041" w14:textId="41CAD516" w:rsidR="00622257" w:rsidRDefault="00622257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รูปแบบฟอร์แมทของเอกสารอิเล็กทรอนิกส์ ที่ใช้ในการสร้างใบอนุญาตอิเล็กทรอนิกส์นั้น ควรเป็นรูปแบบที่เป็นมาตรฐานสากล เพื่อให้ระบบดิจิทัลสามารถนำไปใช้ได้อย่างกว้างขวางไม่ขึ้นอยู่กับผู้ผลิตรายใดรายหนึ่ง </w:t>
      </w:r>
      <w:r w:rsidR="00E30668">
        <w:rPr>
          <w:rFonts w:eastAsiaTheme="minorEastAsia" w:hint="cs"/>
          <w:color w:val="000000"/>
          <w:cs/>
          <w:lang w:eastAsia="ja-JP"/>
        </w:rPr>
        <w:t xml:space="preserve">ฟอร์แมทมาตรฐานก็สามารถมีได้หลายฟอร์แมท เช่น </w:t>
      </w:r>
      <w:r w:rsidR="00E30668">
        <w:rPr>
          <w:rFonts w:eastAsiaTheme="minorEastAsia" w:hint="eastAsia"/>
          <w:color w:val="000000"/>
          <w:lang w:eastAsia="ja-JP"/>
        </w:rPr>
        <w:t>X</w:t>
      </w:r>
      <w:r w:rsidR="00E30668">
        <w:rPr>
          <w:rFonts w:eastAsiaTheme="minorEastAsia"/>
          <w:color w:val="000000"/>
          <w:lang w:eastAsia="ja-JP"/>
        </w:rPr>
        <w:t xml:space="preserve">ML, JSON, RDF/XML, RDF/JSON-LD </w:t>
      </w:r>
      <w:r w:rsidR="00E30668">
        <w:rPr>
          <w:rFonts w:eastAsiaTheme="minorEastAsia" w:hint="cs"/>
          <w:color w:val="000000"/>
          <w:cs/>
          <w:lang w:eastAsia="ja-JP"/>
        </w:rPr>
        <w:t>เป็นต้น</w:t>
      </w:r>
    </w:p>
    <w:p w14:paraId="7C09D354" w14:textId="2F1FA2AC" w:rsidR="001D5B2D" w:rsidRDefault="001D5B2D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6BB073BA" w14:textId="4CC4ED24" w:rsidR="001D5B2D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noProof/>
        </w:rPr>
        <w:drawing>
          <wp:inline distT="0" distB="0" distL="0" distR="0" wp14:anchorId="4462275E" wp14:editId="1F34EF16">
            <wp:extent cx="5715000" cy="2666365"/>
            <wp:effectExtent l="0" t="0" r="0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693A" w14:textId="1E63D720" w:rsidR="001D5B2D" w:rsidRPr="006B6549" w:rsidRDefault="006B6549" w:rsidP="006B6549">
      <w:pPr>
        <w:pStyle w:val="Caption"/>
        <w:rPr>
          <w:b w:val="0"/>
          <w:bCs w:val="0"/>
          <w:color w:val="000000"/>
          <w:rPrChange w:id="73" w:author="Microsoft Office User" w:date="2022-12-03T16:28:00Z">
            <w:rPr>
              <w:color w:val="000000"/>
            </w:rPr>
          </w:rPrChange>
        </w:rPr>
        <w:pPrChange w:id="74" w:author="Microsoft Office User" w:date="2022-12-03T16:28:00Z">
          <w:pPr>
            <w:shd w:val="clear" w:color="auto" w:fill="FFFFFF"/>
            <w:spacing w:line="228" w:lineRule="auto"/>
            <w:ind w:firstLine="720"/>
            <w:jc w:val="thaiDistribute"/>
            <w:outlineLvl w:val="1"/>
          </w:pPr>
        </w:pPrChange>
      </w:pPr>
      <w:ins w:id="75" w:author="Microsoft Office User" w:date="2022-12-03T16:28:00Z">
        <w:r>
          <w:rPr>
            <w:cs/>
          </w:rPr>
          <w:t xml:space="preserve">ภาพที่ </w:t>
        </w:r>
        <w:r>
          <w:t xml:space="preserve">5- </w:t>
        </w:r>
        <w:r>
          <w:fldChar w:fldCharType="begin"/>
        </w:r>
        <w:r>
          <w:instrText xml:space="preserve"> SEQ </w:instrText>
        </w:r>
        <w:r>
          <w:rPr>
            <w:cs/>
          </w:rPr>
          <w:instrText>ภาพที่</w:instrText>
        </w:r>
        <w:r>
          <w:instrText xml:space="preserve">_5- \* ARABIC </w:instrText>
        </w:r>
      </w:ins>
      <w:r>
        <w:fldChar w:fldCharType="separate"/>
      </w:r>
      <w:ins w:id="76" w:author="Microsoft Office User" w:date="2022-12-03T16:29:00Z">
        <w:r>
          <w:rPr>
            <w:noProof/>
          </w:rPr>
          <w:t>3</w:t>
        </w:r>
      </w:ins>
      <w:ins w:id="77" w:author="Microsoft Office User" w:date="2022-12-03T16:28:00Z">
        <w:r>
          <w:fldChar w:fldCharType="end"/>
        </w:r>
        <w:r>
          <w:t xml:space="preserve"> </w:t>
        </w:r>
      </w:ins>
      <w:del w:id="78" w:author="Microsoft Office User" w:date="2022-12-03T16:28:00Z">
        <w:r w:rsidR="001D5B2D" w:rsidRPr="006B6549" w:rsidDel="006B6549">
          <w:rPr>
            <w:rFonts w:hint="cs"/>
            <w:b w:val="0"/>
            <w:bCs w:val="0"/>
            <w:color w:val="000000"/>
            <w:cs/>
            <w:rPrChange w:id="79" w:author="Microsoft Office User" w:date="2022-12-03T16:28:00Z">
              <w:rPr>
                <w:rFonts w:hint="cs"/>
                <w:b/>
                <w:bCs/>
                <w:color w:val="000000"/>
                <w:cs/>
              </w:rPr>
            </w:rPrChange>
          </w:rPr>
          <w:delText xml:space="preserve">ภาพที่ </w:delText>
        </w:r>
        <w:r w:rsidR="001D5B2D" w:rsidRPr="006B6549" w:rsidDel="006B6549">
          <w:rPr>
            <w:b w:val="0"/>
            <w:bCs w:val="0"/>
            <w:color w:val="000000"/>
            <w:rPrChange w:id="80" w:author="Microsoft Office User" w:date="2022-12-03T16:28:00Z">
              <w:rPr>
                <w:b/>
                <w:bCs/>
                <w:color w:val="000000"/>
              </w:rPr>
            </w:rPrChange>
          </w:rPr>
          <w:delText>5-3</w:delText>
        </w:r>
        <w:r w:rsidR="001D5B2D" w:rsidRPr="006B6549" w:rsidDel="006B6549">
          <w:rPr>
            <w:b w:val="0"/>
            <w:bCs w:val="0"/>
            <w:color w:val="000000"/>
            <w:rPrChange w:id="81" w:author="Microsoft Office User" w:date="2022-12-03T16:28:00Z">
              <w:rPr>
                <w:color w:val="000000"/>
              </w:rPr>
            </w:rPrChange>
          </w:rPr>
          <w:delText xml:space="preserve"> </w:delText>
        </w:r>
      </w:del>
      <w:r w:rsidR="00E30668" w:rsidRPr="006B6549">
        <w:rPr>
          <w:rFonts w:hint="cs"/>
          <w:b w:val="0"/>
          <w:bCs w:val="0"/>
          <w:color w:val="000000"/>
          <w:cs/>
          <w:rPrChange w:id="82" w:author="Microsoft Office User" w:date="2022-12-03T16:28:00Z">
            <w:rPr>
              <w:rFonts w:hint="cs"/>
              <w:color w:val="000000"/>
              <w:cs/>
            </w:rPr>
          </w:rPrChange>
        </w:rPr>
        <w:t>รูปแบบ</w:t>
      </w:r>
      <w:proofErr w:type="spellStart"/>
      <w:r w:rsidR="00E30668" w:rsidRPr="006B6549">
        <w:rPr>
          <w:rFonts w:hint="cs"/>
          <w:b w:val="0"/>
          <w:bCs w:val="0"/>
          <w:color w:val="000000"/>
          <w:cs/>
          <w:rPrChange w:id="83" w:author="Microsoft Office User" w:date="2022-12-03T16:28:00Z">
            <w:rPr>
              <w:rFonts w:hint="cs"/>
              <w:color w:val="000000"/>
              <w:cs/>
            </w:rPr>
          </w:rPrChange>
        </w:rPr>
        <w:t>ฟอร์แมท</w:t>
      </w:r>
      <w:proofErr w:type="spellEnd"/>
      <w:r w:rsidR="00E30668" w:rsidRPr="006B6549">
        <w:rPr>
          <w:rFonts w:hint="cs"/>
          <w:b w:val="0"/>
          <w:bCs w:val="0"/>
          <w:color w:val="000000"/>
          <w:cs/>
          <w:rPrChange w:id="84" w:author="Microsoft Office User" w:date="2022-12-03T16:28:00Z">
            <w:rPr>
              <w:rFonts w:hint="cs"/>
              <w:color w:val="000000"/>
              <w:cs/>
            </w:rPr>
          </w:rPrChange>
        </w:rPr>
        <w:t>ที่เป็นมาตรฐานสากลของเอกสารอิเล็กทรอนิกส์ที่ใช้ในการสร้างใบอนุญาตและเอกสารที่เกี่ยวข้องกับการขออนุญาตและบริการ</w:t>
      </w:r>
    </w:p>
    <w:p w14:paraId="0AEE4D77" w14:textId="77777777" w:rsidR="00E30668" w:rsidRDefault="00E3066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97AA021" w14:textId="40375DA0" w:rsidR="001D5B2D" w:rsidRDefault="00E3066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เมื่อเอกสารอิเล็กทรอนิกส์ใช้รูปแบบฟอร์แมทที่เป็นมาตรฐานสากลและมีกลไกอธิบายความหมายที่เหมาะสม ใบอนุญาตแต่ละใบจะมีเลขที่หรือรหัสประจำตัว ซึ่งเป็นมาตรฐานสากล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ตัวอย่างเช่น </w:t>
      </w:r>
      <w:r>
        <w:rPr>
          <w:rFonts w:eastAsiaTheme="minorEastAsia"/>
          <w:color w:val="000000"/>
          <w:lang w:eastAsia="ja-JP"/>
        </w:rPr>
        <w:t xml:space="preserve">org1:license/2565/001 http://dopa.go.th/CID/001 http://dbd.go.th/JID/100000001 </w:t>
      </w:r>
      <w:r>
        <w:rPr>
          <w:rFonts w:eastAsiaTheme="minorEastAsia" w:hint="cs"/>
          <w:color w:val="000000"/>
          <w:cs/>
          <w:lang w:eastAsia="ja-JP"/>
        </w:rPr>
        <w:t>เป็นต้น</w:t>
      </w:r>
    </w:p>
    <w:p w14:paraId="6A83EC56" w14:textId="4779A383" w:rsidR="00E30668" w:rsidRDefault="00E3066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ins w:id="85" w:author="Microsoft Office User" w:date="2022-12-03T16:29:00Z"/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เมื่อเอกสารอิเล็กทรอนิกส์มีคุณลักษณะที่อ้างอิงได้ด้วยรหัส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และมีรูปแบบฟอร์แมทที่ระบบดิจิทัลสามารถเข้าใจได้ดังกล่าวข้างต้นแล้ว เพื่อให้สามารถเข้าถึงใบอนุญาตหรือเอกสารอิเล็กทรอนิกส์นั้นผ่านเครือข่ายอินเทอร์เน็ตจากที่ไหนก็ได้ หน่วยงานจะต้องดำเนินการพัฒนาระบบดิจิทัลของตน ให้สามารถเข้าถึง</w:t>
      </w:r>
      <w:r>
        <w:rPr>
          <w:rFonts w:eastAsiaTheme="minorEastAsia" w:hint="cs"/>
          <w:color w:val="000000"/>
          <w:cs/>
          <w:lang w:eastAsia="ja-JP"/>
        </w:rPr>
        <w:lastRenderedPageBreak/>
        <w:t xml:space="preserve">เอกสารนั้นได้อย่างมีประสิทธิภาพ วิธีการที่นิยมใช้ในการเข้าถึงเอกสารโดยใช้รหัส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ที่เป็นที่นิยมมากที่สุดในปัจจุบันคือ วิธีการ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7460B74D" wp14:editId="3D650015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ซึ่งเป็นวิธีการที่คิด</w:t>
      </w:r>
      <w:r w:rsidR="00995781">
        <w:rPr>
          <w:rFonts w:eastAsiaTheme="minorEastAsia" w:hint="cs"/>
          <w:color w:val="000000"/>
          <w:cs/>
          <w:lang w:eastAsia="ja-JP"/>
        </w:rPr>
        <w:t>ริเริ่ม</w:t>
      </w:r>
      <w:r>
        <w:rPr>
          <w:rFonts w:eastAsiaTheme="minorEastAsia" w:hint="cs"/>
          <w:color w:val="000000"/>
          <w:cs/>
          <w:lang w:eastAsia="ja-JP"/>
        </w:rPr>
        <w:t xml:space="preserve">โดย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>ir Time Berner</w:t>
      </w:r>
      <w:r w:rsidR="00995781">
        <w:rPr>
          <w:rFonts w:eastAsiaTheme="minorEastAsia"/>
          <w:color w:val="000000"/>
          <w:lang w:eastAsia="ja-JP"/>
        </w:rPr>
        <w:t>s-</w:t>
      </w:r>
      <w:r>
        <w:rPr>
          <w:rFonts w:eastAsiaTheme="minorEastAsia"/>
          <w:color w:val="000000"/>
          <w:lang w:eastAsia="ja-JP"/>
        </w:rPr>
        <w:t xml:space="preserve">Lee </w:t>
      </w:r>
      <w:r w:rsidR="00995781">
        <w:rPr>
          <w:rFonts w:eastAsiaTheme="minorEastAsia" w:hint="cs"/>
          <w:color w:val="000000"/>
          <w:cs/>
          <w:lang w:eastAsia="ja-JP"/>
        </w:rPr>
        <w:t xml:space="preserve">ผู้ก่อตั้งองค์กรสากลที่ความสำคัญที่สุดในการกำหนดมาตรฐานด้านอินเทอร์เน็ต และเป็นคิดค้นระบบโฮมเพจ </w:t>
      </w:r>
      <w:r w:rsidR="00995781">
        <w:rPr>
          <w:rFonts w:eastAsiaTheme="minorEastAsia" w:hint="eastAsia"/>
          <w:color w:val="000000"/>
          <w:lang w:eastAsia="ja-JP"/>
        </w:rPr>
        <w:t>(</w:t>
      </w:r>
      <w:r w:rsidR="00995781">
        <w:rPr>
          <w:rFonts w:eastAsiaTheme="minorEastAsia"/>
          <w:color w:val="000000"/>
          <w:lang w:eastAsia="ja-JP"/>
        </w:rPr>
        <w:t xml:space="preserve">WWW: world-wide-web) </w:t>
      </w:r>
      <w:r w:rsidR="00995781">
        <w:rPr>
          <w:rFonts w:eastAsiaTheme="minorEastAsia" w:hint="cs"/>
          <w:color w:val="000000"/>
          <w:cs/>
          <w:lang w:eastAsia="ja-JP"/>
        </w:rPr>
        <w:t>ซึ่งเป็นเทคโนโลยีที่แพร่หลายมาจนถึงปัจจุบัน</w:t>
      </w:r>
    </w:p>
    <w:p w14:paraId="2082C4DD" w14:textId="77777777" w:rsidR="006B6549" w:rsidRDefault="006B6549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2DE7F8CB" w14:textId="7C511859" w:rsidR="001D5B2D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noProof/>
        </w:rPr>
        <w:drawing>
          <wp:inline distT="0" distB="0" distL="0" distR="0" wp14:anchorId="5AD499E0" wp14:editId="6345801F">
            <wp:extent cx="5715000" cy="246443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0E89" w14:textId="3EB6FA64" w:rsidR="001D5B2D" w:rsidRPr="006B6549" w:rsidRDefault="006B6549" w:rsidP="006B6549">
      <w:pPr>
        <w:pStyle w:val="Caption"/>
        <w:rPr>
          <w:b w:val="0"/>
          <w:bCs w:val="0"/>
          <w:color w:val="000000"/>
          <w:rPrChange w:id="86" w:author="Microsoft Office User" w:date="2022-12-03T16:29:00Z">
            <w:rPr>
              <w:rFonts w:eastAsiaTheme="minorEastAsia"/>
              <w:color w:val="000000"/>
              <w:lang w:eastAsia="ja-JP"/>
            </w:rPr>
          </w:rPrChange>
        </w:rPr>
        <w:pPrChange w:id="87" w:author="Microsoft Office User" w:date="2022-12-03T16:29:00Z">
          <w:pPr>
            <w:shd w:val="clear" w:color="auto" w:fill="FFFFFF"/>
            <w:spacing w:line="228" w:lineRule="auto"/>
            <w:jc w:val="thaiDistribute"/>
            <w:outlineLvl w:val="1"/>
          </w:pPr>
        </w:pPrChange>
      </w:pPr>
      <w:ins w:id="88" w:author="Microsoft Office User" w:date="2022-12-03T16:29:00Z">
        <w:r>
          <w:rPr>
            <w:cs/>
          </w:rPr>
          <w:t xml:space="preserve">ภาพที่ </w:t>
        </w:r>
        <w:r>
          <w:t>5-4</w:t>
        </w:r>
      </w:ins>
      <w:del w:id="89" w:author="Microsoft Office User" w:date="2022-12-03T16:29:00Z">
        <w:r w:rsidR="001D5B2D" w:rsidRPr="009F7E92" w:rsidDel="006B6549">
          <w:rPr>
            <w:rFonts w:hint="cs"/>
            <w:color w:val="000000"/>
            <w:cs/>
          </w:rPr>
          <w:delText xml:space="preserve">ภาพที่ </w:delText>
        </w:r>
        <w:r w:rsidR="001D5B2D" w:rsidDel="006B6549">
          <w:rPr>
            <w:color w:val="000000"/>
          </w:rPr>
          <w:delText xml:space="preserve">5-4 </w:delText>
        </w:r>
      </w:del>
      <w:ins w:id="90" w:author="Microsoft Office User" w:date="2022-12-03T16:29:00Z">
        <w:r>
          <w:rPr>
            <w:color w:val="000000"/>
          </w:rPr>
          <w:t xml:space="preserve"> </w:t>
        </w:r>
      </w:ins>
      <w:ins w:id="91" w:author="Microsoft Office User" w:date="2022-12-03T16:36:00Z">
        <w:r w:rsidR="008A7F44">
          <w:rPr>
            <w:rFonts w:hint="cs"/>
            <w:color w:val="000000"/>
            <w:cs/>
          </w:rPr>
          <w:t xml:space="preserve"> </w:t>
        </w:r>
      </w:ins>
      <w:r w:rsidR="00995781" w:rsidRPr="006B6549">
        <w:rPr>
          <w:rFonts w:hint="cs"/>
          <w:b w:val="0"/>
          <w:bCs w:val="0"/>
          <w:color w:val="000000"/>
          <w:cs/>
          <w:rPrChange w:id="92" w:author="Microsoft Office User" w:date="2022-12-03T16:29:00Z">
            <w:rPr>
              <w:rFonts w:hint="cs"/>
              <w:color w:val="000000"/>
              <w:cs/>
            </w:rPr>
          </w:rPrChange>
        </w:rPr>
        <w:t xml:space="preserve">วิธีการลิงค์ดาต้า </w:t>
      </w:r>
      <w:r w:rsidR="00995781" w:rsidRPr="006B6549">
        <w:rPr>
          <w:rFonts w:eastAsiaTheme="minorEastAsia" w:hint="eastAsia"/>
          <w:b w:val="0"/>
          <w:bCs w:val="0"/>
          <w:color w:val="000000"/>
          <w:lang w:eastAsia="ja-JP"/>
          <w:rPrChange w:id="93" w:author="Microsoft Office User" w:date="2022-12-03T16:29:00Z">
            <w:rPr>
              <w:rFonts w:eastAsiaTheme="minorEastAsia" w:hint="eastAsia"/>
              <w:color w:val="000000"/>
              <w:lang w:eastAsia="ja-JP"/>
            </w:rPr>
          </w:rPrChange>
        </w:rPr>
        <w:t>L</w:t>
      </w:r>
      <w:r w:rsidR="00995781" w:rsidRPr="006B6549">
        <w:rPr>
          <w:rFonts w:eastAsiaTheme="minorEastAsia"/>
          <w:b w:val="0"/>
          <w:bCs w:val="0"/>
          <w:color w:val="000000"/>
          <w:lang w:eastAsia="ja-JP"/>
          <w:rPrChange w:id="94" w:author="Microsoft Office User" w:date="2022-12-03T16:29:00Z">
            <w:rPr>
              <w:rFonts w:eastAsiaTheme="minorEastAsia"/>
              <w:color w:val="000000"/>
              <w:lang w:eastAsia="ja-JP"/>
            </w:rPr>
          </w:rPrChange>
        </w:rPr>
        <w:t xml:space="preserve">inked Data </w:t>
      </w:r>
      <w:r w:rsidR="00995781" w:rsidRPr="006B6549">
        <w:rPr>
          <w:rFonts w:eastAsiaTheme="minorEastAsia" w:hint="cs"/>
          <w:b w:val="0"/>
          <w:bCs w:val="0"/>
          <w:color w:val="000000"/>
          <w:cs/>
          <w:lang w:eastAsia="ja-JP"/>
          <w:rPrChange w:id="95" w:author="Microsoft Office User" w:date="2022-12-03T16:29:00Z">
            <w:rPr>
              <w:rFonts w:eastAsiaTheme="minorEastAsia" w:hint="cs"/>
              <w:color w:val="000000"/>
              <w:cs/>
              <w:lang w:eastAsia="ja-JP"/>
            </w:rPr>
          </w:rPrChange>
        </w:rPr>
        <w:t xml:space="preserve">เป็นวิธีการมาตรฐานใช้ในการเข้าถึงข้อมูลที่อ้างอิงด้วยรหัสมาตรฐาน </w:t>
      </w:r>
      <w:r w:rsidR="00995781" w:rsidRPr="006B6549">
        <w:rPr>
          <w:rFonts w:eastAsiaTheme="minorEastAsia" w:hint="eastAsia"/>
          <w:b w:val="0"/>
          <w:bCs w:val="0"/>
          <w:color w:val="000000"/>
          <w:lang w:eastAsia="ja-JP"/>
          <w:rPrChange w:id="96" w:author="Microsoft Office User" w:date="2022-12-03T16:29:00Z">
            <w:rPr>
              <w:rFonts w:eastAsiaTheme="minorEastAsia" w:hint="eastAsia"/>
              <w:color w:val="000000"/>
              <w:lang w:eastAsia="ja-JP"/>
            </w:rPr>
          </w:rPrChange>
        </w:rPr>
        <w:t>I</w:t>
      </w:r>
      <w:r w:rsidR="00995781" w:rsidRPr="006B6549">
        <w:rPr>
          <w:rFonts w:eastAsiaTheme="minorEastAsia"/>
          <w:b w:val="0"/>
          <w:bCs w:val="0"/>
          <w:color w:val="000000"/>
          <w:lang w:eastAsia="ja-JP"/>
          <w:rPrChange w:id="97" w:author="Microsoft Office User" w:date="2022-12-03T16:29:00Z">
            <w:rPr>
              <w:rFonts w:eastAsiaTheme="minorEastAsia"/>
              <w:color w:val="000000"/>
              <w:lang w:eastAsia="ja-JP"/>
            </w:rPr>
          </w:rPrChange>
        </w:rPr>
        <w:t>RI</w:t>
      </w:r>
    </w:p>
    <w:p w14:paraId="02528481" w14:textId="5F83E1AC" w:rsidR="001D5B2D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61755C7F" w14:textId="4236199B" w:rsidR="00995781" w:rsidRDefault="00995781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วิธีการ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4B8DD507" wp14:editId="1B32424A">
            <wp:extent cx="117920" cy="12790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คือวิธีการมาตรฐานในการเข้าถึงข้อมูลที่อ้างอิงโดยใช้รหัสอ้างอิง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  <w:r>
        <w:rPr>
          <w:rFonts w:eastAsiaTheme="minorEastAsia" w:hint="cs"/>
          <w:color w:val="000000"/>
          <w:cs/>
          <w:lang w:eastAsia="ja-JP"/>
        </w:rPr>
        <w:t xml:space="preserve"> เพียงอย่างเดียว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ยกตัวอย่างเช่น ถ้าผู้ใช้ต้องการเข้าถึงข้อมูลหนึ่ง และมีรหัส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ของข้อมูลนั้น และ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นั้นมีลักษณะเป็น </w:t>
      </w:r>
      <w:r>
        <w:rPr>
          <w:rFonts w:eastAsiaTheme="minorEastAsia" w:hint="eastAsia"/>
          <w:color w:val="000000"/>
          <w:lang w:eastAsia="ja-JP"/>
        </w:rPr>
        <w:t>U</w:t>
      </w:r>
      <w:r>
        <w:rPr>
          <w:rFonts w:eastAsiaTheme="minorEastAsia"/>
          <w:color w:val="000000"/>
          <w:lang w:eastAsia="ja-JP"/>
        </w:rPr>
        <w:t xml:space="preserve">RL </w:t>
      </w:r>
      <w:r>
        <w:rPr>
          <w:rFonts w:eastAsiaTheme="minorEastAsia" w:hint="cs"/>
          <w:color w:val="000000"/>
          <w:cs/>
          <w:lang w:eastAsia="ja-JP"/>
        </w:rPr>
        <w:t xml:space="preserve">กล่าวคือ เป็นตัวอักษรที่เริ่มต้นด้วย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ttp://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ttps:// </w:t>
      </w:r>
      <w:r>
        <w:rPr>
          <w:rFonts w:eastAsiaTheme="minorEastAsia" w:hint="cs"/>
          <w:color w:val="000000"/>
          <w:cs/>
          <w:lang w:eastAsia="ja-JP"/>
        </w:rPr>
        <w:t xml:space="preserve">ผู้ใช้สามารถเข้าถึงข้อมูลนั้นได้ทันที โดยใช้เว็บเบราว์เซอร์ </w:t>
      </w:r>
      <w:r w:rsidR="00BF134F">
        <w:rPr>
          <w:rFonts w:eastAsiaTheme="minorEastAsia" w:hint="cs"/>
          <w:color w:val="000000"/>
          <w:cs/>
          <w:lang w:eastAsia="ja-JP"/>
        </w:rPr>
        <w:t>ซึ่งโดยทั่วไป</w:t>
      </w:r>
      <w:del w:id="98" w:author="Microsoft Office User" w:date="2022-12-03T16:30:00Z">
        <w:r w:rsidR="00BF134F" w:rsidDel="006B6549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</w:del>
      <w:r w:rsidR="00BF134F">
        <w:rPr>
          <w:rFonts w:eastAsiaTheme="minorEastAsia" w:hint="cs"/>
          <w:color w:val="000000"/>
          <w:cs/>
          <w:lang w:eastAsia="ja-JP"/>
        </w:rPr>
        <w:t>คอมพิวเตอร์ทุกตัว สมาร์ท</w:t>
      </w:r>
      <w:proofErr w:type="spellStart"/>
      <w:r w:rsidR="00BF134F">
        <w:rPr>
          <w:rFonts w:eastAsiaTheme="minorEastAsia" w:hint="cs"/>
          <w:color w:val="000000"/>
          <w:cs/>
          <w:lang w:eastAsia="ja-JP"/>
        </w:rPr>
        <w:t>โฟนเกือบ</w:t>
      </w:r>
      <w:proofErr w:type="spellEnd"/>
      <w:r w:rsidR="00BF134F">
        <w:rPr>
          <w:rFonts w:eastAsiaTheme="minorEastAsia" w:hint="cs"/>
          <w:color w:val="000000"/>
          <w:cs/>
          <w:lang w:eastAsia="ja-JP"/>
        </w:rPr>
        <w:t xml:space="preserve">ทุกชนิด แล็ปท็อปทุกยี่ห้อ มีเว็บเบราว์เซอร์ติดตั้งอยู่แล้ว ทำให้สะดวกรวดเร็ว สามารถเข้าถึงได้ทุกที่ ทุกเวลา ซึ่งหมายความว่า </w:t>
      </w:r>
      <w:r w:rsidR="00BF134F">
        <w:rPr>
          <w:rFonts w:eastAsiaTheme="minorEastAsia" w:hint="eastAsia"/>
          <w:color w:val="000000"/>
          <w:lang w:eastAsia="ja-JP"/>
        </w:rPr>
        <w:t>L</w:t>
      </w:r>
      <w:r w:rsidR="00BF134F">
        <w:rPr>
          <w:rFonts w:eastAsiaTheme="minorEastAsia"/>
          <w:color w:val="000000"/>
          <w:lang w:eastAsia="ja-JP"/>
        </w:rPr>
        <w:t xml:space="preserve">inked Data </w:t>
      </w:r>
      <w:r w:rsidR="00BF134F">
        <w:rPr>
          <w:noProof/>
        </w:rPr>
        <w:drawing>
          <wp:inline distT="0" distB="0" distL="0" distR="0" wp14:anchorId="4FDB1865" wp14:editId="2343C59E">
            <wp:extent cx="117920" cy="12790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34F">
        <w:rPr>
          <w:rFonts w:eastAsiaTheme="minorEastAsia" w:hint="cs"/>
          <w:color w:val="000000"/>
          <w:cs/>
          <w:lang w:eastAsia="ja-JP"/>
        </w:rPr>
        <w:t xml:space="preserve"> เป็นวิธีการที่ผู้ใช้เข้าถึงข้อมูลได้ง่ายที่สุด</w:t>
      </w:r>
    </w:p>
    <w:p w14:paraId="6853E161" w14:textId="20B3BFC9" w:rsidR="00BF134F" w:rsidRDefault="00BF134F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สำหรับหน่วยงานเจ้าของเอกสารอิเล็กทรอนิกส์นั้น ก็ต้องเตรียมการให้บริการด้วยวิธีการ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6E246698" wp14:editId="0580B62E">
            <wp:extent cx="117920" cy="12790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ซึ่งก็ทำได้ง่ายอีกเช่นกัน เพราะวิธีการนี้ใช้เพียง</w:t>
      </w:r>
      <w:proofErr w:type="spellStart"/>
      <w:r>
        <w:rPr>
          <w:rFonts w:eastAsiaTheme="minorEastAsia" w:hint="cs"/>
          <w:color w:val="000000"/>
          <w:cs/>
          <w:lang w:eastAsia="ja-JP"/>
        </w:rPr>
        <w:t>ฟัง</w:t>
      </w:r>
      <w:ins w:id="99" w:author="Microsoft Office User" w:date="2022-12-03T16:30:00Z">
        <w:r w:rsidR="006B6549">
          <w:rPr>
            <w:rFonts w:eastAsiaTheme="minorEastAsia" w:hint="cs"/>
            <w:color w:val="000000"/>
            <w:cs/>
            <w:lang w:eastAsia="ja-JP"/>
          </w:rPr>
          <w:t>ก์</w:t>
        </w:r>
      </w:ins>
      <w:r>
        <w:rPr>
          <w:rFonts w:eastAsiaTheme="minorEastAsia" w:hint="cs"/>
          <w:color w:val="000000"/>
          <w:cs/>
          <w:lang w:eastAsia="ja-JP"/>
        </w:rPr>
        <w:t>ชั่น</w:t>
      </w:r>
      <w:proofErr w:type="spellEnd"/>
      <w:r>
        <w:rPr>
          <w:rFonts w:eastAsiaTheme="minorEastAsia" w:hint="cs"/>
          <w:color w:val="000000"/>
          <w:cs/>
          <w:lang w:eastAsia="ja-JP"/>
        </w:rPr>
        <w:t>มาตรฐาน</w:t>
      </w:r>
      <w:del w:id="100" w:author="Microsoft Office User" w:date="2022-12-03T16:30:00Z">
        <w:r w:rsidDel="006B6549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</w:del>
      <w:r>
        <w:rPr>
          <w:rFonts w:eastAsiaTheme="minorEastAsia" w:hint="cs"/>
          <w:color w:val="000000"/>
          <w:cs/>
          <w:lang w:eastAsia="ja-JP"/>
        </w:rPr>
        <w:t xml:space="preserve">ที่มีอยู่มานานหลายสิบปี ทำให้การพัฒนาระบบดิจทัลทำได้ง่าย ทำได้ทันที </w:t>
      </w:r>
      <w:r w:rsidR="00307C46">
        <w:rPr>
          <w:rFonts w:eastAsiaTheme="minorEastAsia" w:hint="cs"/>
          <w:color w:val="000000"/>
          <w:cs/>
          <w:lang w:eastAsia="ja-JP"/>
        </w:rPr>
        <w:t>เพียงแต่มีเว็บ</w:t>
      </w:r>
      <w:proofErr w:type="spellStart"/>
      <w:r w:rsidR="00307C46">
        <w:rPr>
          <w:rFonts w:eastAsiaTheme="minorEastAsia" w:hint="cs"/>
          <w:color w:val="000000"/>
          <w:cs/>
          <w:lang w:eastAsia="ja-JP"/>
        </w:rPr>
        <w:t>เซ</w:t>
      </w:r>
      <w:ins w:id="101" w:author="Microsoft Office User" w:date="2022-12-03T16:30:00Z">
        <w:r w:rsidR="006B6549">
          <w:rPr>
            <w:rFonts w:eastAsiaTheme="minorEastAsia" w:hint="cs"/>
            <w:color w:val="000000"/>
            <w:cs/>
            <w:lang w:eastAsia="ja-JP"/>
          </w:rPr>
          <w:t>ิ</w:t>
        </w:r>
      </w:ins>
      <w:del w:id="102" w:author="Microsoft Office User" w:date="2022-12-03T16:30:00Z">
        <w:r w:rsidR="00307C46" w:rsidDel="006B6549">
          <w:rPr>
            <w:rFonts w:eastAsiaTheme="minorEastAsia" w:hint="cs"/>
            <w:color w:val="000000"/>
            <w:cs/>
            <w:lang w:eastAsia="ja-JP"/>
          </w:rPr>
          <w:delText>อ</w:delText>
        </w:r>
      </w:del>
      <w:r w:rsidR="00307C46">
        <w:rPr>
          <w:rFonts w:eastAsiaTheme="minorEastAsia" w:hint="cs"/>
          <w:color w:val="000000"/>
          <w:cs/>
          <w:lang w:eastAsia="ja-JP"/>
        </w:rPr>
        <w:t>ร์</w:t>
      </w:r>
      <w:ins w:id="103" w:author="Microsoft Office User" w:date="2022-12-03T16:30:00Z">
        <w:r w:rsidR="006B6549">
          <w:rPr>
            <w:rFonts w:eastAsiaTheme="minorEastAsia" w:hint="cs"/>
            <w:color w:val="000000"/>
            <w:cs/>
            <w:lang w:eastAsia="ja-JP"/>
          </w:rPr>
          <w:t>ฟ</w:t>
        </w:r>
      </w:ins>
      <w:r w:rsidR="00307C46">
        <w:rPr>
          <w:rFonts w:eastAsiaTheme="minorEastAsia" w:hint="cs"/>
          <w:color w:val="000000"/>
          <w:cs/>
          <w:lang w:eastAsia="ja-JP"/>
        </w:rPr>
        <w:t>เวอร์</w:t>
      </w:r>
      <w:proofErr w:type="spellEnd"/>
      <w:r w:rsidR="00307C46">
        <w:rPr>
          <w:rFonts w:eastAsiaTheme="minorEastAsia" w:hint="cs"/>
          <w:color w:val="000000"/>
          <w:cs/>
          <w:lang w:eastAsia="ja-JP"/>
        </w:rPr>
        <w:t xml:space="preserve">ซอฟต์แวร์ ผู้ใช้ทั่วไปเข้าใช้ก็จะเห็นเป็นโฮมเพจ สำหรับระบบดิจิทัลสามารถเข้าถึงในหลายรูปแบบ สำหรับความหมายของข้อมูลนั้นนอกจากจะรู้ได้จากฟอร์แมทมาตรฐานแล้ว ยังรู้ได้จากข้อมูลประกอบ </w:t>
      </w:r>
      <w:r w:rsidR="00307C46">
        <w:rPr>
          <w:rFonts w:eastAsiaTheme="minorEastAsia"/>
          <w:color w:val="000000"/>
          <w:lang w:eastAsia="ja-JP"/>
        </w:rPr>
        <w:t xml:space="preserve">Metadata </w:t>
      </w:r>
      <w:r w:rsidR="00307C46">
        <w:rPr>
          <w:rFonts w:eastAsiaTheme="minorEastAsia" w:hint="cs"/>
          <w:color w:val="000000"/>
          <w:cs/>
          <w:lang w:eastAsia="ja-JP"/>
        </w:rPr>
        <w:t xml:space="preserve">ซึ่งเป็นมาตรฐานสากลอีกเช่นกัน เรียกว่า </w:t>
      </w:r>
      <w:r w:rsidR="00307C46">
        <w:rPr>
          <w:rFonts w:eastAsiaTheme="minorEastAsia" w:hint="eastAsia"/>
          <w:color w:val="000000"/>
          <w:lang w:eastAsia="ja-JP"/>
        </w:rPr>
        <w:lastRenderedPageBreak/>
        <w:t>D</w:t>
      </w:r>
      <w:r w:rsidR="00307C46">
        <w:rPr>
          <w:rFonts w:eastAsiaTheme="minorEastAsia"/>
          <w:color w:val="000000"/>
          <w:lang w:eastAsia="ja-JP"/>
        </w:rPr>
        <w:t>CAT/</w:t>
      </w:r>
      <w:r w:rsidR="00307C46">
        <w:rPr>
          <w:rFonts w:eastAsiaTheme="minorEastAsia" w:hint="eastAsia"/>
          <w:color w:val="000000"/>
          <w:lang w:eastAsia="ja-JP"/>
        </w:rPr>
        <w:t>R</w:t>
      </w:r>
      <w:r w:rsidR="00307C46">
        <w:rPr>
          <w:rFonts w:eastAsiaTheme="minorEastAsia"/>
          <w:color w:val="000000"/>
          <w:lang w:eastAsia="ja-JP"/>
        </w:rPr>
        <w:t xml:space="preserve">DF </w:t>
      </w:r>
      <w:r w:rsidR="00307C46">
        <w:rPr>
          <w:rFonts w:eastAsiaTheme="minorEastAsia" w:hint="cs"/>
          <w:color w:val="000000"/>
          <w:cs/>
          <w:lang w:eastAsia="ja-JP"/>
        </w:rPr>
        <w:t>เป็นมาตรฐานที่ใช้ในการอธิบายความหมายของข้อมูล</w:t>
      </w:r>
      <w:r w:rsidR="00307C46">
        <w:rPr>
          <w:rFonts w:eastAsiaTheme="minorEastAsia"/>
          <w:color w:val="000000"/>
          <w:lang w:eastAsia="ja-JP"/>
        </w:rPr>
        <w:t xml:space="preserve"> </w:t>
      </w:r>
      <w:r w:rsidR="00307C46">
        <w:rPr>
          <w:rFonts w:eastAsiaTheme="minorEastAsia" w:hint="cs"/>
          <w:color w:val="000000"/>
          <w:cs/>
          <w:lang w:eastAsia="ja-JP"/>
        </w:rPr>
        <w:t>ซึ่งทำได้หลายฟอร์แมท</w:t>
      </w:r>
      <w:r w:rsidR="008801B4">
        <w:rPr>
          <w:rFonts w:eastAsiaTheme="minorEastAsia" w:hint="cs"/>
          <w:color w:val="000000"/>
          <w:cs/>
          <w:lang w:eastAsia="ja-JP"/>
        </w:rPr>
        <w:t xml:space="preserve"> ดังนั้นหน่วยงานจึงต้องพัฒนาระบบดิจิทัลของตนให้สามารถให้บริการด้วยวิธีการมาตรฐานนี้</w:t>
      </w:r>
    </w:p>
    <w:p w14:paraId="612C34A5" w14:textId="2BDFCD9D" w:rsidR="00307C46" w:rsidRDefault="00307C46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ins w:id="104" w:author="Microsoft Office User" w:date="2022-12-03T16:33:00Z"/>
          <w:rFonts w:eastAsiaTheme="minor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47377442" wp14:editId="3573DAA0">
            <wp:extent cx="117920" cy="12790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นี้เป็นวิธีการมาตรฐานในการเข้าถึงข้อมูลผ่านเครือข่ายอินเทอร์เน็ต มีลักษณะสำคัญคือสามารถเชื่อมโยงเข้าถึงข้อมูลได้ง่ายโดยใช้เพียงเทคโนโลยีพื้นฐาน ผู้ใช้มีเพียงรหัสอ้างอิง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ก็สามารถเข้าถึงข้อมูลหรือเอกสารอิเล็กทรอนิกส์ที่อ้างถึงนั้นได้ การอธิบายข้อมูลก็ใช้</w:t>
      </w:r>
      <w:r w:rsidR="005B26D2">
        <w:rPr>
          <w:rFonts w:eastAsiaTheme="minorEastAsia" w:hint="cs"/>
          <w:color w:val="000000"/>
          <w:cs/>
          <w:lang w:eastAsia="ja-JP"/>
        </w:rPr>
        <w:t xml:space="preserve">ประโยคง่ายๆ </w:t>
      </w:r>
      <w:r w:rsidR="005B26D2">
        <w:rPr>
          <w:rFonts w:eastAsiaTheme="minorEastAsia" w:hint="eastAsia"/>
          <w:color w:val="000000"/>
          <w:lang w:eastAsia="ja-JP"/>
        </w:rPr>
        <w:t>(</w:t>
      </w:r>
      <w:r w:rsidR="005B26D2">
        <w:rPr>
          <w:rFonts w:eastAsiaTheme="minorEastAsia"/>
          <w:color w:val="000000"/>
          <w:lang w:eastAsia="ja-JP"/>
        </w:rPr>
        <w:t xml:space="preserve">Statement) </w:t>
      </w:r>
      <w:r w:rsidR="005B26D2">
        <w:rPr>
          <w:rFonts w:eastAsiaTheme="minorEastAsia" w:hint="cs"/>
          <w:color w:val="000000"/>
          <w:cs/>
          <w:lang w:eastAsia="ja-JP"/>
        </w:rPr>
        <w:t xml:space="preserve">ที่เรียกว่า ทริปเปิล </w:t>
      </w:r>
      <w:r w:rsidR="005B26D2">
        <w:rPr>
          <w:rFonts w:eastAsiaTheme="minorEastAsia" w:hint="eastAsia"/>
          <w:color w:val="000000"/>
          <w:lang w:eastAsia="ja-JP"/>
        </w:rPr>
        <w:t>(</w:t>
      </w:r>
      <w:r w:rsidR="005B26D2">
        <w:rPr>
          <w:rFonts w:eastAsiaTheme="minorEastAsia"/>
          <w:color w:val="000000"/>
          <w:lang w:eastAsia="ja-JP"/>
        </w:rPr>
        <w:t xml:space="preserve">triple) </w:t>
      </w:r>
      <w:r w:rsidR="005B26D2">
        <w:rPr>
          <w:rFonts w:eastAsiaTheme="minorEastAsia" w:hint="cs"/>
          <w:color w:val="000000"/>
          <w:cs/>
          <w:lang w:eastAsia="ja-JP"/>
        </w:rPr>
        <w:t xml:space="preserve">โดยใช้คำศัพท์ที่เป็นมาตรฐานสากล และเนื่องจากความง่ายนี้เอง ทำให้มีซอฟต์แวร์จำนวนมากให้เลือกใช้อย่างแพร่หลาย </w:t>
      </w:r>
      <w:r w:rsidR="005B26D2">
        <w:rPr>
          <w:rFonts w:eastAsiaTheme="minorEastAsia" w:hint="eastAsia"/>
          <w:color w:val="000000"/>
          <w:lang w:eastAsia="ja-JP"/>
        </w:rPr>
        <w:t>L</w:t>
      </w:r>
      <w:r w:rsidR="005B26D2">
        <w:rPr>
          <w:rFonts w:eastAsiaTheme="minorEastAsia"/>
          <w:color w:val="000000"/>
          <w:lang w:eastAsia="ja-JP"/>
        </w:rPr>
        <w:t xml:space="preserve">inked Data </w:t>
      </w:r>
      <w:r w:rsidR="005B26D2">
        <w:rPr>
          <w:noProof/>
        </w:rPr>
        <w:drawing>
          <wp:inline distT="0" distB="0" distL="0" distR="0" wp14:anchorId="40846029" wp14:editId="3169E1CF">
            <wp:extent cx="117920" cy="12790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6D2">
        <w:rPr>
          <w:rFonts w:eastAsiaTheme="minorEastAsia" w:hint="cs"/>
          <w:color w:val="000000"/>
          <w:cs/>
          <w:lang w:eastAsia="ja-JP"/>
        </w:rPr>
        <w:t xml:space="preserve"> ถูกใช้ในหลายวงการ ในการบริหารข้อมูลเปิดจำนวนมาก ข้อมูลวิกิพีเดียก็เป็นหนึ่งในการประยุกต์ใช้เพื่อจัดเก็บและเผยแพร่ข้อมูลจำนวนมหาศาล เฉพาะข้อมูลที่อยู่ในวิกิพีเดียมีมากถึง สองหมื่นล้านทริปเปิล คาดว่าข้อมูลที่ได้รับการเผยแพร่ด้วยวิธีการ </w:t>
      </w:r>
      <w:r w:rsidR="005B26D2">
        <w:rPr>
          <w:rFonts w:eastAsiaTheme="minorEastAsia" w:hint="eastAsia"/>
          <w:color w:val="000000"/>
          <w:lang w:eastAsia="ja-JP"/>
        </w:rPr>
        <w:t>L</w:t>
      </w:r>
      <w:r w:rsidR="005B26D2">
        <w:rPr>
          <w:rFonts w:eastAsiaTheme="minorEastAsia"/>
          <w:color w:val="000000"/>
          <w:lang w:eastAsia="ja-JP"/>
        </w:rPr>
        <w:t xml:space="preserve">inked Data </w:t>
      </w:r>
      <w:r w:rsidR="005B26D2">
        <w:rPr>
          <w:noProof/>
        </w:rPr>
        <w:drawing>
          <wp:inline distT="0" distB="0" distL="0" distR="0" wp14:anchorId="783694CF" wp14:editId="60F7B120">
            <wp:extent cx="117920" cy="12790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6D2">
        <w:rPr>
          <w:rFonts w:eastAsiaTheme="minorEastAsia" w:hint="cs"/>
          <w:color w:val="000000"/>
          <w:cs/>
          <w:lang w:eastAsia="ja-JP"/>
        </w:rPr>
        <w:t xml:space="preserve"> จะมีมาก ล้านล้าน ทริป</w:t>
      </w:r>
      <w:proofErr w:type="spellStart"/>
      <w:r w:rsidR="005B26D2">
        <w:rPr>
          <w:rFonts w:eastAsiaTheme="minorEastAsia" w:hint="cs"/>
          <w:color w:val="000000"/>
          <w:cs/>
          <w:lang w:eastAsia="ja-JP"/>
        </w:rPr>
        <w:t>เปิล</w:t>
      </w:r>
      <w:proofErr w:type="spellEnd"/>
    </w:p>
    <w:p w14:paraId="43DFDB39" w14:textId="77777777" w:rsidR="006B6549" w:rsidRDefault="006B6549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lang w:eastAsia="ja-JP"/>
        </w:rPr>
      </w:pPr>
    </w:p>
    <w:p w14:paraId="25065A0D" w14:textId="352E0823" w:rsidR="0050272A" w:rsidRDefault="008A7F44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ins w:id="105" w:author="Microsoft Office User" w:date="2022-12-03T16:34:00Z">
        <w:r>
          <w:rPr>
            <w:rFonts w:eastAsiaTheme="minorEastAsia" w:hint="cs"/>
            <w:b/>
            <w:bCs/>
            <w:i/>
            <w:iCs/>
            <w:color w:val="000000"/>
            <w:cs/>
            <w:lang w:eastAsia="ja-JP"/>
          </w:rPr>
          <w:t>สำหรับหน่วยงานภาครัฐ</w:t>
        </w:r>
      </w:ins>
      <w:ins w:id="106" w:author="Microsoft Office User" w:date="2022-12-03T16:33:00Z">
        <w:r w:rsidR="006B6549">
          <w:rPr>
            <w:rFonts w:eastAsiaTheme="minorEastAsia" w:hint="cs"/>
            <w:color w:val="000000"/>
            <w:cs/>
            <w:lang w:eastAsia="ja-JP"/>
          </w:rPr>
          <w:t xml:space="preserve"> </w:t>
        </w:r>
      </w:ins>
      <w:r w:rsidR="0050272A">
        <w:rPr>
          <w:rFonts w:eastAsiaTheme="minorEastAsia" w:hint="cs"/>
          <w:color w:val="000000"/>
          <w:cs/>
          <w:lang w:eastAsia="ja-JP"/>
        </w:rPr>
        <w:t>เพื่อให้</w:t>
      </w:r>
      <w:ins w:id="107" w:author="Microsoft Office User" w:date="2022-12-03T16:34:00Z">
        <w:r>
          <w:rPr>
            <w:rFonts w:eastAsiaTheme="minorEastAsia" w:hint="cs"/>
            <w:color w:val="000000"/>
            <w:cs/>
            <w:lang w:eastAsia="ja-JP"/>
          </w:rPr>
          <w:t>การบร</w:t>
        </w:r>
      </w:ins>
      <w:ins w:id="108" w:author="Microsoft Office User" w:date="2022-12-03T16:35:00Z">
        <w:r>
          <w:rPr>
            <w:rFonts w:eastAsiaTheme="minorEastAsia" w:hint="cs"/>
            <w:color w:val="000000"/>
            <w:cs/>
            <w:lang w:eastAsia="ja-JP"/>
          </w:rPr>
          <w:t>ิการ</w:t>
        </w:r>
      </w:ins>
      <w:r w:rsidR="0050272A">
        <w:rPr>
          <w:rFonts w:eastAsiaTheme="minorEastAsia" w:hint="cs"/>
          <w:color w:val="000000"/>
          <w:cs/>
          <w:lang w:eastAsia="ja-JP"/>
        </w:rPr>
        <w:t>ธุรกิจสามารถใช้บริการของหน่วยงานผ่านระบบดิจิทัล ในลักษณะที่มีการเชื่อมโยงกันอย่างครบวงจร</w:t>
      </w:r>
      <w:del w:id="109" w:author="Microsoft Office User" w:date="2022-12-03T16:35:00Z">
        <w:r w:rsidR="0050272A" w:rsidDel="008A7F44">
          <w:rPr>
            <w:rFonts w:eastAsiaTheme="minorEastAsia" w:hint="cs"/>
            <w:color w:val="000000"/>
            <w:cs/>
            <w:lang w:eastAsia="ja-JP"/>
          </w:rPr>
          <w:delText>นั้น</w:delText>
        </w:r>
      </w:del>
      <w:r w:rsidR="0050272A">
        <w:rPr>
          <w:rFonts w:eastAsiaTheme="minorEastAsia" w:hint="cs"/>
          <w:color w:val="000000"/>
          <w:cs/>
          <w:lang w:eastAsia="ja-JP"/>
        </w:rPr>
        <w:t xml:space="preserve"> นอกจาก</w:t>
      </w:r>
      <w:r w:rsidR="00252FFB">
        <w:rPr>
          <w:rFonts w:eastAsiaTheme="minorEastAsia" w:hint="cs"/>
          <w:color w:val="000000"/>
          <w:cs/>
          <w:lang w:eastAsia="ja-JP"/>
        </w:rPr>
        <w:t xml:space="preserve">จะต้องเตรียมพัฒนาระบบดิจิทัลให้สามารถทำ </w:t>
      </w:r>
      <w:r w:rsidR="00252FFB">
        <w:rPr>
          <w:rFonts w:eastAsiaTheme="minorEastAsia" w:hint="eastAsia"/>
          <w:color w:val="000000"/>
          <w:lang w:eastAsia="ja-JP"/>
        </w:rPr>
        <w:t>L</w:t>
      </w:r>
      <w:r w:rsidR="00252FFB">
        <w:rPr>
          <w:rFonts w:eastAsiaTheme="minorEastAsia"/>
          <w:color w:val="000000"/>
          <w:lang w:eastAsia="ja-JP"/>
        </w:rPr>
        <w:t xml:space="preserve">inked Data </w:t>
      </w:r>
      <w:r w:rsidR="00252FFB">
        <w:rPr>
          <w:noProof/>
        </w:rPr>
        <w:drawing>
          <wp:inline distT="0" distB="0" distL="0" distR="0" wp14:anchorId="57809044" wp14:editId="7A2B707E">
            <wp:extent cx="117920" cy="12790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FFB">
        <w:rPr>
          <w:rFonts w:eastAsiaTheme="minorEastAsia" w:hint="cs"/>
          <w:color w:val="000000"/>
          <w:cs/>
          <w:lang w:eastAsia="ja-JP"/>
        </w:rPr>
        <w:t xml:space="preserve"> ได้แล้ว ยังต้องพัฒนาความสามารถด้านอื่นด้วย เช่น การพัฒนาใช้สามารถใช้ระบบยืนยันตัวตนกลางร่วมกัน การพัฒนาระบบดิจิทัลให้สามารถใช้ระบบรับชำระเงินร่วมกัน ทั้งนี้เพื่ออำนวยความสะดวกให้ประชาชนและธุรกิจสามารถเข้าถึงบริการได้อย่างสะดวก ไม่ต้องจำรหัสผ่านหลายตัว ไม่ต้องมี</w:t>
      </w:r>
      <w:proofErr w:type="spellStart"/>
      <w:r w:rsidR="00252FFB">
        <w:rPr>
          <w:rFonts w:eastAsiaTheme="minorEastAsia" w:hint="cs"/>
          <w:color w:val="000000"/>
          <w:cs/>
          <w:lang w:eastAsia="ja-JP"/>
        </w:rPr>
        <w:t>แอ</w:t>
      </w:r>
      <w:ins w:id="110" w:author="Microsoft Office User" w:date="2022-12-03T16:31:00Z">
        <w:r w:rsidR="006B6549">
          <w:rPr>
            <w:rFonts w:eastAsiaTheme="minorEastAsia" w:hint="cs"/>
            <w:color w:val="000000"/>
            <w:cs/>
            <w:lang w:eastAsia="ja-JP"/>
          </w:rPr>
          <w:t>ปพลิเคชั่น</w:t>
        </w:r>
      </w:ins>
      <w:proofErr w:type="spellEnd"/>
      <w:del w:id="111" w:author="Microsoft Office User" w:date="2022-12-03T16:31:00Z">
        <w:r w:rsidR="00252FFB" w:rsidDel="006B6549">
          <w:rPr>
            <w:rFonts w:eastAsiaTheme="minorEastAsia" w:hint="cs"/>
            <w:color w:val="000000"/>
            <w:cs/>
            <w:lang w:eastAsia="ja-JP"/>
          </w:rPr>
          <w:delText>พ</w:delText>
        </w:r>
      </w:del>
      <w:r w:rsidR="00252FFB">
        <w:rPr>
          <w:rFonts w:eastAsiaTheme="minorEastAsia" w:hint="cs"/>
          <w:color w:val="000000"/>
          <w:cs/>
          <w:lang w:eastAsia="ja-JP"/>
        </w:rPr>
        <w:t>ของหลายธนาคาร</w:t>
      </w:r>
    </w:p>
    <w:p w14:paraId="6CDE8618" w14:textId="77777777" w:rsidR="00BF134F" w:rsidRDefault="00BF134F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6EC342F4" w14:textId="0ABD4D03" w:rsidR="001D5B2D" w:rsidRDefault="001D5B2D" w:rsidP="0050272A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>
        <w:rPr>
          <w:noProof/>
        </w:rPr>
        <w:drawing>
          <wp:inline distT="0" distB="0" distL="0" distR="0" wp14:anchorId="17BFD894" wp14:editId="2B62DCCC">
            <wp:extent cx="5715000" cy="1860550"/>
            <wp:effectExtent l="0" t="0" r="0" b="6350"/>
            <wp:docPr id="7" name="Picture 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9D5" w14:textId="407AC8D6" w:rsidR="001D5B2D" w:rsidRDefault="001D5B2D" w:rsidP="0050272A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>
        <w:rPr>
          <w:b/>
          <w:bCs/>
          <w:color w:val="000000"/>
        </w:rPr>
        <w:t>5-5</w:t>
      </w:r>
      <w:r>
        <w:rPr>
          <w:color w:val="000000"/>
        </w:rPr>
        <w:t xml:space="preserve"> </w:t>
      </w:r>
      <w:r w:rsidR="0050272A">
        <w:rPr>
          <w:rFonts w:hint="cs"/>
          <w:color w:val="000000"/>
          <w:cs/>
        </w:rPr>
        <w:t>แผนผังขั้นตอนการออกใบอนุญาตและบริการของหน่วยงานผ่านระบบดิจิทัล</w:t>
      </w:r>
    </w:p>
    <w:p w14:paraId="578FD114" w14:textId="77777777" w:rsidR="00252FFB" w:rsidRDefault="00252FFB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18384A7" w14:textId="131673F2" w:rsidR="00252FFB" w:rsidRDefault="00252FFB" w:rsidP="00252FFB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นอกจากนี้</w:t>
      </w:r>
      <w:ins w:id="112" w:author="Microsoft Office User" w:date="2022-12-03T16:36:00Z">
        <w:r w:rsidR="008A7F44">
          <w:rPr>
            <w:rFonts w:eastAsiaTheme="minorEastAsia" w:hint="cs"/>
            <w:color w:val="000000"/>
            <w:cs/>
            <w:lang w:eastAsia="ja-JP"/>
          </w:rPr>
          <w:t xml:space="preserve"> </w:t>
        </w:r>
      </w:ins>
      <w:r w:rsidRPr="008A7F44">
        <w:rPr>
          <w:rFonts w:eastAsiaTheme="minorEastAsia" w:hint="cs"/>
          <w:b/>
          <w:bCs/>
          <w:i/>
          <w:iCs/>
          <w:color w:val="000000"/>
          <w:cs/>
          <w:lang w:eastAsia="ja-JP"/>
          <w:rPrChange w:id="113" w:author="Microsoft Office User" w:date="2022-12-03T16:36:00Z">
            <w:rPr>
              <w:rFonts w:eastAsiaTheme="minorEastAsia" w:hint="cs"/>
              <w:color w:val="000000"/>
              <w:cs/>
              <w:lang w:eastAsia="ja-JP"/>
            </w:rPr>
          </w:rPrChange>
        </w:rPr>
        <w:t>หน่วยงานเจ้าของบริการ</w:t>
      </w:r>
      <w:ins w:id="114" w:author="Microsoft Office User" w:date="2022-12-03T16:36:00Z">
        <w:r w:rsidR="008A7F44">
          <w:rPr>
            <w:rFonts w:eastAsiaTheme="minorEastAsia" w:hint="cs"/>
            <w:color w:val="000000"/>
            <w:cs/>
            <w:lang w:eastAsia="ja-JP"/>
          </w:rPr>
          <w:t xml:space="preserve"> </w:t>
        </w:r>
      </w:ins>
      <w:r>
        <w:rPr>
          <w:rFonts w:eastAsiaTheme="minorEastAsia" w:hint="cs"/>
          <w:color w:val="000000"/>
          <w:cs/>
          <w:lang w:eastAsia="ja-JP"/>
        </w:rPr>
        <w:t>ยังต้องพัฒนาระบบดิจิทัลของตนให้สามารถเชื่อมโยงปฏิบัติการร่วมกับระบบอื่นๆ ในการให้บริการประชาชนได้อย่าง</w:t>
      </w:r>
      <w:proofErr w:type="spellStart"/>
      <w:r>
        <w:rPr>
          <w:rFonts w:eastAsiaTheme="minorEastAsia" w:hint="cs"/>
          <w:color w:val="000000"/>
          <w:cs/>
          <w:lang w:eastAsia="ja-JP"/>
        </w:rPr>
        <w:t>บูรณ</w:t>
      </w:r>
      <w:proofErr w:type="spellEnd"/>
      <w:r>
        <w:rPr>
          <w:rFonts w:eastAsiaTheme="minorEastAsia" w:hint="cs"/>
          <w:color w:val="000000"/>
          <w:cs/>
          <w:lang w:eastAsia="ja-JP"/>
        </w:rPr>
        <w:t>การ เช่น</w:t>
      </w:r>
      <w:ins w:id="115" w:author="Microsoft Office User" w:date="2022-12-03T16:36:00Z">
        <w:r w:rsidR="008A7F44">
          <w:rPr>
            <w:rFonts w:eastAsiaTheme="minorEastAsia" w:hint="cs"/>
            <w:color w:val="000000"/>
            <w:cs/>
            <w:lang w:eastAsia="ja-JP"/>
          </w:rPr>
          <w:t xml:space="preserve"> </w:t>
        </w:r>
      </w:ins>
      <w:r>
        <w:rPr>
          <w:rFonts w:eastAsiaTheme="minorEastAsia" w:hint="cs"/>
          <w:color w:val="000000"/>
          <w:cs/>
          <w:lang w:eastAsia="ja-JP"/>
        </w:rPr>
        <w:t xml:space="preserve">การมีระบบดิจิทัลให้บริการในรูปแบบ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service </w:t>
      </w:r>
      <w:r>
        <w:rPr>
          <w:rFonts w:eastAsiaTheme="minorEastAsia" w:hint="cs"/>
          <w:color w:val="000000"/>
          <w:cs/>
          <w:lang w:eastAsia="ja-JP"/>
        </w:rPr>
        <w:t>เพื่อสนับสนุนกระบวนการขออนุญาตและบริการในทุกขั้นตอน</w:t>
      </w:r>
    </w:p>
    <w:p w14:paraId="7BECDAAB" w14:textId="5D6B7BBF" w:rsidR="008A7011" w:rsidRPr="00252FFB" w:rsidRDefault="00C41408" w:rsidP="00252FFB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 w:rsidRPr="008A7F44">
        <w:rPr>
          <w:b/>
          <w:bCs/>
          <w:i/>
          <w:iCs/>
          <w:color w:val="000000"/>
          <w:cs/>
          <w:rPrChange w:id="116" w:author="Microsoft Office User" w:date="2022-12-03T16:37:00Z">
            <w:rPr>
              <w:color w:val="000000"/>
              <w:cs/>
            </w:rPr>
          </w:rPrChange>
        </w:rPr>
        <w:lastRenderedPageBreak/>
        <w:t>การออกแบบสถาปัตยกรรมองค์กรของ</w:t>
      </w:r>
      <w:r w:rsidRPr="008A7F44">
        <w:rPr>
          <w:b/>
          <w:bCs/>
          <w:i/>
          <w:iCs/>
          <w:cs/>
          <w:rPrChange w:id="117" w:author="Microsoft Office User" w:date="2022-12-03T16:37:00Z">
            <w:rPr>
              <w:cs/>
            </w:rPr>
          </w:rPrChange>
        </w:rPr>
        <w:t>ระบบอำนวยความสะดวกในการประกอบธุรกิจแบบครบวงจร</w:t>
      </w:r>
      <w:ins w:id="118" w:author="Microsoft Office User" w:date="2022-12-03T16:37:00Z">
        <w:r w:rsidR="008A7F44">
          <w:rPr>
            <w:rFonts w:hint="cs"/>
            <w:color w:val="000000"/>
            <w:cs/>
          </w:rPr>
          <w:t xml:space="preserve"> </w:t>
        </w:r>
      </w:ins>
      <w:r w:rsidRPr="009F7E92">
        <w:rPr>
          <w:color w:val="000000"/>
          <w:cs/>
        </w:rPr>
        <w:t xml:space="preserve">ประกอบด้วย </w:t>
      </w:r>
      <w:r w:rsidRPr="009F7E92">
        <w:rPr>
          <w:color w:val="000000"/>
        </w:rPr>
        <w:t xml:space="preserve">8 </w:t>
      </w:r>
      <w:r w:rsidRPr="009F7E92">
        <w:rPr>
          <w:color w:val="000000"/>
          <w:cs/>
        </w:rPr>
        <w:t xml:space="preserve">ขั้นตอนมาตรฐาน ได้แก่ การสืบค้นข้อมูล การยืนยันตัวตน การยื่นคำขอ การพิจารณาคำขอ การอนุมัติ การชำระค่าธรรมเนียม การออกหนังสือสำคัญ และการจัดส่งหนังสือสำคัญ </w:t>
      </w:r>
      <w:r w:rsidRPr="008A7F44">
        <w:rPr>
          <w:b/>
          <w:bCs/>
          <w:color w:val="000000"/>
          <w:cs/>
          <w:rPrChange w:id="119" w:author="Microsoft Office User" w:date="2022-12-03T16:37:00Z">
            <w:rPr>
              <w:color w:val="000000"/>
              <w:cs/>
            </w:rPr>
          </w:rPrChange>
        </w:rPr>
        <w:t xml:space="preserve">โดยแต่ละขั้นตอนถ้ามีการออกแบบตามแนวทาง </w:t>
      </w:r>
      <w:r w:rsidRPr="008A7F44">
        <w:rPr>
          <w:b/>
          <w:bCs/>
          <w:color w:val="000000"/>
          <w:rPrChange w:id="120" w:author="Microsoft Office User" w:date="2022-12-03T16:37:00Z">
            <w:rPr>
              <w:color w:val="000000"/>
            </w:rPr>
          </w:rPrChange>
        </w:rPr>
        <w:t xml:space="preserve">SOA </w:t>
      </w:r>
      <w:r w:rsidRPr="008A7F44">
        <w:rPr>
          <w:b/>
          <w:bCs/>
          <w:color w:val="000000"/>
          <w:cs/>
          <w:rPrChange w:id="121" w:author="Microsoft Office User" w:date="2022-12-03T16:37:00Z">
            <w:rPr>
              <w:color w:val="000000"/>
              <w:cs/>
            </w:rPr>
          </w:rPrChange>
        </w:rPr>
        <w:t xml:space="preserve">หรือ </w:t>
      </w:r>
      <w:r w:rsidRPr="008A7F44">
        <w:rPr>
          <w:rFonts w:eastAsiaTheme="minorEastAsia"/>
          <w:b/>
          <w:bCs/>
          <w:color w:val="000000"/>
          <w:lang w:eastAsia="ja-JP"/>
          <w:rPrChange w:id="122" w:author="Microsoft Office User" w:date="2022-12-03T16:37:00Z">
            <w:rPr>
              <w:rFonts w:eastAsiaTheme="minorEastAsia"/>
              <w:color w:val="000000"/>
              <w:lang w:eastAsia="ja-JP"/>
            </w:rPr>
          </w:rPrChange>
        </w:rPr>
        <w:t>Service Oriented Architecture</w:t>
      </w:r>
      <w:r w:rsidRPr="009F7E92">
        <w:rPr>
          <w:rFonts w:eastAsiaTheme="minorEastAsia"/>
          <w:color w:val="000000"/>
          <w:lang w:eastAsia="ja-JP"/>
        </w:rPr>
        <w:t xml:space="preserve"> </w:t>
      </w:r>
      <w:r w:rsidRPr="009F7E92">
        <w:rPr>
          <w:color w:val="000000"/>
          <w:cs/>
        </w:rPr>
        <w:t>จะทำให้มีระบบดิจิทัลเข้ามาสนับสนุนการดำเนินงานในแต่ละขั้นตอน การออกแบบในอนาคตเสนอให้การบริการเป็นอิสระจากกันได้ โดยบางบริการหน่วยงานของรัฐอาจจะจัดหาและพัฒนาขึ้นมาเอง หรือบางบริการสามารถใช้ของหน่วยงาน</w:t>
      </w:r>
      <w:ins w:id="123" w:author="Microsoft Office User" w:date="2022-12-03T16:38:00Z">
        <w:r w:rsidR="008A7F44">
          <w:rPr>
            <w:rFonts w:hint="cs"/>
            <w:color w:val="000000"/>
            <w:cs/>
          </w:rPr>
          <w:t xml:space="preserve">อื่นๆ </w:t>
        </w:r>
      </w:ins>
      <w:r w:rsidRPr="009F7E92">
        <w:rPr>
          <w:color w:val="000000"/>
          <w:cs/>
        </w:rPr>
        <w:t>ภายนอก</w:t>
      </w:r>
      <w:ins w:id="124" w:author="Microsoft Office User" w:date="2022-12-03T16:38:00Z">
        <w:r w:rsidR="008A7F44">
          <w:rPr>
            <w:rFonts w:hint="cs"/>
            <w:color w:val="000000"/>
            <w:cs/>
          </w:rPr>
          <w:t>องค์กรของตนเอง</w:t>
        </w:r>
      </w:ins>
      <w:del w:id="125" w:author="Microsoft Office User" w:date="2022-12-03T16:38:00Z">
        <w:r w:rsidRPr="009F7E92" w:rsidDel="008A7F44">
          <w:rPr>
            <w:color w:val="000000"/>
            <w:cs/>
          </w:rPr>
          <w:delText>อื่น</w:delText>
        </w:r>
      </w:del>
      <w:r w:rsidRPr="009F7E92">
        <w:rPr>
          <w:color w:val="000000"/>
          <w:cs/>
        </w:rPr>
        <w:t>ก็ได้ เมื่อเกิดการปรับหรือเป็นเปลี่ยนแปลง</w:t>
      </w:r>
      <w:ins w:id="126" w:author="Microsoft Office User" w:date="2022-12-03T16:38:00Z">
        <w:r w:rsidR="008A7F44">
          <w:rPr>
            <w:rFonts w:hint="cs"/>
            <w:color w:val="000000"/>
            <w:cs/>
          </w:rPr>
          <w:t>กระบวนการ</w:t>
        </w:r>
      </w:ins>
      <w:r w:rsidRPr="009F7E92">
        <w:rPr>
          <w:color w:val="000000"/>
          <w:cs/>
        </w:rPr>
        <w:t xml:space="preserve"> สถาปัตยกรรมที่เป็นอิสระจากกันแบบนี้จะทำให้สามารถดำเนินการได้ง่าย ตอบสนองงานได้ดี โดยไม่ส่งผลกระทบกับการบริการอื่น</w:t>
      </w:r>
      <w:del w:id="127" w:author="Microsoft Office User" w:date="2022-12-03T16:38:00Z">
        <w:r w:rsidRPr="009F7E92" w:rsidDel="008A7F44">
          <w:rPr>
            <w:color w:val="000000"/>
            <w:cs/>
          </w:rPr>
          <w:delText xml:space="preserve"> </w:delText>
        </w:r>
      </w:del>
      <w:r w:rsidRPr="009F7E92">
        <w:rPr>
          <w:color w:val="000000"/>
          <w:cs/>
        </w:rPr>
        <w:t>ๆ</w:t>
      </w:r>
      <w:r w:rsidRPr="009F7E92">
        <w:rPr>
          <w:color w:val="000000"/>
        </w:rPr>
        <w:t xml:space="preserve"> </w:t>
      </w:r>
    </w:p>
    <w:p w14:paraId="09599E4A" w14:textId="77777777" w:rsidR="009F7E92" w:rsidRPr="009F7E92" w:rsidRDefault="009F7E92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5CA737A3" w14:textId="61F3BC05" w:rsidR="009F7E92" w:rsidRDefault="009F7E92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B14ACB5" w14:textId="3027EA92" w:rsidR="001D5B2D" w:rsidRDefault="001D5B2D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85D390" wp14:editId="6CD92881">
                <wp:simplePos x="0" y="0"/>
                <wp:positionH relativeFrom="page">
                  <wp:posOffset>5800299</wp:posOffset>
                </wp:positionH>
                <wp:positionV relativeFrom="paragraph">
                  <wp:posOffset>746837</wp:posOffset>
                </wp:positionV>
                <wp:extent cx="968991" cy="996286"/>
                <wp:effectExtent l="0" t="0" r="22225" b="139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9962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3286D" id="Rectangle 26" o:spid="_x0000_s1026" style="position:absolute;margin-left:456.7pt;margin-top:58.8pt;width:76.3pt;height:78.4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" filled="f" strokecolor="red" strokeweight="1.5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B70450" wp14:editId="15D8011E">
                <wp:simplePos x="0" y="0"/>
                <wp:positionH relativeFrom="column">
                  <wp:posOffset>2195792</wp:posOffset>
                </wp:positionH>
                <wp:positionV relativeFrom="paragraph">
                  <wp:posOffset>1590504</wp:posOffset>
                </wp:positionV>
                <wp:extent cx="2186354" cy="732693"/>
                <wp:effectExtent l="0" t="0" r="23495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54" cy="732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14B68E" id="Rectangle 25" o:spid="_x0000_s1026" style="position:absolute;margin-left:172.9pt;margin-top:125.25pt;width:172.15pt;height:57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C0D37" wp14:editId="7023B287">
                <wp:simplePos x="0" y="0"/>
                <wp:positionH relativeFrom="column">
                  <wp:posOffset>30706</wp:posOffset>
                </wp:positionH>
                <wp:positionV relativeFrom="paragraph">
                  <wp:posOffset>1661236</wp:posOffset>
                </wp:positionV>
                <wp:extent cx="1890215" cy="732693"/>
                <wp:effectExtent l="0" t="0" r="1524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215" cy="732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50621C" id="Rectangle 22" o:spid="_x0000_s1026" style="position:absolute;margin-left:2.4pt;margin-top:130.8pt;width:148.85pt;height:57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" filled="f" strokecolor="#0070c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666B202" wp14:editId="50D1EDC6">
            <wp:extent cx="5715000" cy="3210560"/>
            <wp:effectExtent l="0" t="0" r="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3304" w14:textId="6331C650" w:rsidR="009F7E92" w:rsidRDefault="009F7E92" w:rsidP="009F7E92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="001D5B2D">
        <w:rPr>
          <w:b/>
          <w:bCs/>
          <w:color w:val="000000"/>
        </w:rPr>
        <w:t>5-6</w:t>
      </w:r>
      <w:r>
        <w:rPr>
          <w:color w:val="000000"/>
        </w:rPr>
        <w:t xml:space="preserve"> </w:t>
      </w:r>
      <w:r w:rsidRPr="009F7E92">
        <w:rPr>
          <w:color w:val="000000"/>
          <w:cs/>
        </w:rPr>
        <w:t>ความสามารถของระบบงานเพื่อรองรับการให้บริการ</w:t>
      </w:r>
    </w:p>
    <w:p w14:paraId="1E7DC87D" w14:textId="3F18FB09" w:rsidR="00DB4FC7" w:rsidRDefault="00DB4FC7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1A49701" w14:textId="3BDF1E71" w:rsidR="009F7E92" w:rsidRDefault="009F7E92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คุณสมบัติของระบบบริการที่หน่วยงานรัฐต้องมีแสดงดังภาพที่ </w:t>
      </w:r>
      <w:del w:id="128" w:author="Microsoft Office User" w:date="2022-12-03T16:39:00Z">
        <w:r w:rsidDel="00D24CC1">
          <w:rPr>
            <w:color w:val="000000"/>
          </w:rPr>
          <w:delText xml:space="preserve">1 </w:delText>
        </w:r>
      </w:del>
      <w:ins w:id="129" w:author="Microsoft Office User" w:date="2022-12-03T16:39:00Z">
        <w:r w:rsidR="00D24CC1">
          <w:rPr>
            <w:color w:val="000000"/>
          </w:rPr>
          <w:t>5-6</w:t>
        </w:r>
        <w:r w:rsidR="00D24CC1">
          <w:rPr>
            <w:color w:val="000000"/>
          </w:rPr>
          <w:t xml:space="preserve"> </w:t>
        </w:r>
      </w:ins>
      <w:r>
        <w:rPr>
          <w:rFonts w:hint="cs"/>
          <w:color w:val="000000"/>
          <w:cs/>
        </w:rPr>
        <w:t xml:space="preserve">เพื่อให้ง่ายต่อการอธิบายสามารถแบ่งออกได้เป็น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ลักษณะ ดังนี้</w:t>
      </w:r>
    </w:p>
    <w:p w14:paraId="6BC2A02F" w14:textId="35A6A5E7" w:rsidR="009F7E92" w:rsidRDefault="009F7E92" w:rsidP="009F7E92">
      <w:pPr>
        <w:pStyle w:val="ListParagraph"/>
        <w:numPr>
          <w:ilvl w:val="0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ความสามารถในการเชื่อมโยงกับหน่วยงานกลาง 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พิจารณาที่</w:t>
      </w:r>
      <w:r w:rsidRPr="00D24CC1">
        <w:rPr>
          <w:rFonts w:ascii="TH SarabunPSK" w:hAnsi="TH SarabunPSK" w:cs="TH SarabunPSK" w:hint="cs"/>
          <w:color w:val="000000"/>
          <w:sz w:val="32"/>
          <w:szCs w:val="32"/>
          <w:highlight w:val="yellow"/>
          <w:cs/>
          <w:rPrChange w:id="130" w:author="Microsoft Office User" w:date="2022-12-03T16:39:00Z">
            <w:rPr>
              <w:rFonts w:ascii="TH SarabunPSK" w:hAnsi="TH SarabunPSK" w:cs="TH SarabunPSK" w:hint="cs"/>
              <w:color w:val="000000"/>
              <w:sz w:val="32"/>
              <w:szCs w:val="32"/>
              <w:cs/>
            </w:rPr>
          </w:rPrChange>
        </w:rPr>
        <w:t>กล่องสีน้ำเงิน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จะเป็นบริการสนับสนุนของหน่วยงานกลางประกอบด้วย ระบบยืนยันตัวบุคคล ระบบรับชำระเงิน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และ </w:t>
      </w:r>
      <w:r w:rsidR="00933FF5">
        <w:rPr>
          <w:rFonts w:ascii="TH SarabunPSK" w:hAnsi="TH SarabunPSK" w:cs="TH SarabunPSK"/>
          <w:color w:val="000000"/>
          <w:sz w:val="32"/>
          <w:szCs w:val="32"/>
        </w:rPr>
        <w:t xml:space="preserve">Federal Catalog 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>ที่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หน่วยงานเจ้าของใบอนุญาตต้องมีซอฟต์แวร์โมดูลนี้เช่นเดียวกัน เนื่องจากขั้นตอนเหล่านี้ได้ออกแบบมาให้ผู้ประกอบการสามารถเลือกใช้บริการจากหลายช่องทางได้</w:t>
      </w:r>
    </w:p>
    <w:p w14:paraId="73BA7C25" w14:textId="77777777" w:rsidR="00D24CC1" w:rsidRDefault="00933FF5" w:rsidP="009F7E92">
      <w:pPr>
        <w:pStyle w:val="ListParagraph"/>
        <w:numPr>
          <w:ilvl w:val="0"/>
          <w:numId w:val="47"/>
        </w:numPr>
        <w:shd w:val="clear" w:color="auto" w:fill="FFFFFF"/>
        <w:spacing w:line="228" w:lineRule="auto"/>
        <w:jc w:val="thaiDistribute"/>
        <w:outlineLvl w:val="1"/>
        <w:rPr>
          <w:ins w:id="131" w:author="Microsoft Office User" w:date="2022-12-03T16:39:00Z"/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ความสามารถในการเชื่อมโยงกับหน่วยงานเจ้าของใบอนุญาตอื่น ให้พิจารณาที่</w:t>
      </w:r>
      <w:r w:rsidRPr="00D24CC1">
        <w:rPr>
          <w:rFonts w:ascii="TH SarabunPSK" w:hAnsi="TH SarabunPSK" w:cs="TH SarabunPSK" w:hint="cs"/>
          <w:color w:val="000000"/>
          <w:sz w:val="32"/>
          <w:szCs w:val="32"/>
          <w:highlight w:val="yellow"/>
          <w:cs/>
          <w:rPrChange w:id="132" w:author="Microsoft Office User" w:date="2022-12-03T16:39:00Z">
            <w:rPr>
              <w:rFonts w:ascii="TH SarabunPSK" w:hAnsi="TH SarabunPSK" w:cs="TH SarabunPSK" w:hint="cs"/>
              <w:color w:val="000000"/>
              <w:sz w:val="32"/>
              <w:szCs w:val="32"/>
              <w:cs/>
            </w:rPr>
          </w:rPrChange>
        </w:rPr>
        <w:t>กล่องสีแดง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ของทั้งสองหน่วยงาน จะมีซอฟต์แวร์โมดูลที่สำคัญอยู่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รายการ คือ </w:t>
      </w:r>
    </w:p>
    <w:p w14:paraId="5D669448" w14:textId="77777777" w:rsidR="00D24CC1" w:rsidRDefault="00933FF5" w:rsidP="00D24CC1">
      <w:pPr>
        <w:pStyle w:val="ListParagraph"/>
        <w:numPr>
          <w:ilvl w:val="1"/>
          <w:numId w:val="47"/>
        </w:numPr>
        <w:shd w:val="clear" w:color="auto" w:fill="FFFFFF"/>
        <w:spacing w:line="228" w:lineRule="auto"/>
        <w:jc w:val="thaiDistribute"/>
        <w:outlineLvl w:val="1"/>
        <w:rPr>
          <w:ins w:id="133" w:author="Microsoft Office User" w:date="2022-12-03T16:40:00Z"/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Catalog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ที่เชื่อมต่อกับ </w:t>
      </w:r>
      <w:r>
        <w:rPr>
          <w:rFonts w:ascii="TH SarabunPSK" w:hAnsi="TH SarabunPSK" w:cs="TH SarabunPSK"/>
          <w:color w:val="000000"/>
          <w:sz w:val="32"/>
          <w:szCs w:val="32"/>
        </w:rPr>
        <w:t>Federal Catalog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เพื่อใช้ในการค้นหาใบอนุญาตที่เกี่ยวข้อง </w:t>
      </w:r>
    </w:p>
    <w:p w14:paraId="6C472581" w14:textId="77777777" w:rsidR="00D24CC1" w:rsidRDefault="00933FF5" w:rsidP="00D24CC1">
      <w:pPr>
        <w:pStyle w:val="ListParagraph"/>
        <w:numPr>
          <w:ilvl w:val="1"/>
          <w:numId w:val="47"/>
        </w:numPr>
        <w:shd w:val="clear" w:color="auto" w:fill="FFFFFF"/>
        <w:spacing w:line="228" w:lineRule="auto"/>
        <w:jc w:val="thaiDistribute"/>
        <w:outlineLvl w:val="1"/>
        <w:rPr>
          <w:ins w:id="134" w:author="Microsoft Office User" w:date="2022-12-03T16:40:00Z"/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เพื่อให้ผู้ประกอบการสามารถร้องขอใบอนุญาตด้วยโปรแกรมประยุกต์ของตัวเอง</w:t>
      </w:r>
    </w:p>
    <w:p w14:paraId="3A137487" w14:textId="77777777" w:rsidR="00D24CC1" w:rsidRDefault="00933FF5" w:rsidP="00D24CC1">
      <w:pPr>
        <w:pStyle w:val="ListParagraph"/>
        <w:numPr>
          <w:ilvl w:val="1"/>
          <w:numId w:val="47"/>
        </w:numPr>
        <w:shd w:val="clear" w:color="auto" w:fill="FFFFFF"/>
        <w:spacing w:line="228" w:lineRule="auto"/>
        <w:jc w:val="thaiDistribute"/>
        <w:outlineLvl w:val="1"/>
        <w:rPr>
          <w:ins w:id="135" w:author="Microsoft Office User" w:date="2022-12-03T16:40:00Z"/>
          <w:rFonts w:ascii="TH SarabunPSK" w:hAnsi="TH SarabunPSK" w:cs="TH SarabunPSK"/>
          <w:color w:val="000000"/>
          <w:sz w:val="32"/>
          <w:szCs w:val="32"/>
        </w:rPr>
      </w:pPr>
      <w:del w:id="136" w:author="Microsoft Office User" w:date="2022-12-03T16:40:00Z">
        <w:r w:rsidDel="00D24CC1">
          <w:rPr>
            <w:rFonts w:ascii="TH SarabunPSK" w:hAnsi="TH SarabunPSK" w:cs="TH SarabunPSK" w:hint="cs"/>
            <w:color w:val="000000"/>
            <w:sz w:val="32"/>
            <w:szCs w:val="32"/>
            <w:cs/>
          </w:rPr>
          <w:delText xml:space="preserve"> </w:delText>
        </w:r>
      </w:del>
      <w:r>
        <w:rPr>
          <w:rFonts w:ascii="TH SarabunPSK" w:hAnsi="TH SarabunPSK" w:cs="TH SarabunPSK"/>
          <w:color w:val="000000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รองรับร้องขอใบอนุญาตผ่านทางเว็บเบราว์เซอร์ และ </w:t>
      </w:r>
    </w:p>
    <w:p w14:paraId="71437964" w14:textId="5E6DEC6A" w:rsidR="00933FF5" w:rsidRDefault="00933FF5" w:rsidP="00D24CC1">
      <w:pPr>
        <w:pStyle w:val="ListParagraph"/>
        <w:numPr>
          <w:ilvl w:val="1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  <w:pPrChange w:id="137" w:author="Microsoft Office User" w:date="2022-12-03T16:39:00Z">
          <w:pPr>
            <w:pStyle w:val="ListParagraph"/>
            <w:numPr>
              <w:numId w:val="47"/>
            </w:numPr>
            <w:shd w:val="clear" w:color="auto" w:fill="FFFFFF"/>
            <w:spacing w:line="228" w:lineRule="auto"/>
            <w:ind w:left="360" w:hanging="360"/>
            <w:jc w:val="thaiDistribute"/>
            <w:outlineLvl w:val="1"/>
          </w:pPr>
        </w:pPrChange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License Access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หน่วยงานเจ้าของใบอนุญาตและหน่วยงานเจ้าของใบอนุญาตอื่นสามารถร้องขอใบอนุญาตระหว่างกันได้</w:t>
      </w:r>
    </w:p>
    <w:p w14:paraId="1C33709E" w14:textId="77777777" w:rsidR="009B76D9" w:rsidRPr="009F7E92" w:rsidRDefault="009B76D9" w:rsidP="009B76D9">
      <w:pPr>
        <w:pStyle w:val="ListParagraph"/>
        <w:shd w:val="clear" w:color="auto" w:fill="FFFFFF"/>
        <w:spacing w:line="228" w:lineRule="auto"/>
        <w:ind w:left="1080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</w:p>
    <w:p w14:paraId="2640A9AA" w14:textId="1D455EB6" w:rsidR="00DB4FC7" w:rsidRDefault="00DB4FC7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37C9B59" w14:textId="640B36E2" w:rsidR="001D5B2D" w:rsidRDefault="001D5B2D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ECC905" wp14:editId="49CF3C3F">
                <wp:simplePos x="0" y="0"/>
                <wp:positionH relativeFrom="column">
                  <wp:posOffset>1347745</wp:posOffset>
                </wp:positionH>
                <wp:positionV relativeFrom="paragraph">
                  <wp:posOffset>2466786</wp:posOffset>
                </wp:positionV>
                <wp:extent cx="1752600" cy="820176"/>
                <wp:effectExtent l="0" t="0" r="19050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8201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4E683" id="Rectangle 27" o:spid="_x0000_s1026" style="position:absolute;margin-left:106.1pt;margin-top:194.25pt;width:138pt;height:6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2935E57" wp14:editId="0926AF79">
            <wp:extent cx="5715000" cy="333756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C922" w14:textId="3E65FAB6" w:rsidR="00517A44" w:rsidRDefault="00517A44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62F5F0B" w14:textId="6ACFF848" w:rsidR="00517A44" w:rsidRDefault="00517A44" w:rsidP="00517A44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="001D5B2D">
        <w:rPr>
          <w:b/>
          <w:bCs/>
          <w:color w:val="000000"/>
        </w:rPr>
        <w:t>5-</w:t>
      </w:r>
      <w:del w:id="138" w:author="Microsoft Office User" w:date="2022-12-03T16:40:00Z">
        <w:r w:rsidR="001D5B2D" w:rsidDel="00D24CC1">
          <w:rPr>
            <w:b/>
            <w:bCs/>
            <w:color w:val="000000"/>
          </w:rPr>
          <w:delText>6</w:delText>
        </w:r>
        <w:r w:rsidDel="00D24CC1">
          <w:rPr>
            <w:color w:val="000000"/>
          </w:rPr>
          <w:delText xml:space="preserve"> </w:delText>
        </w:r>
      </w:del>
      <w:ins w:id="139" w:author="Microsoft Office User" w:date="2022-12-03T16:40:00Z">
        <w:r w:rsidR="00D24CC1">
          <w:rPr>
            <w:b/>
            <w:bCs/>
            <w:color w:val="000000"/>
          </w:rPr>
          <w:t>7</w:t>
        </w:r>
        <w:r w:rsidR="00D24CC1">
          <w:rPr>
            <w:color w:val="000000"/>
          </w:rPr>
          <w:t xml:space="preserve"> </w:t>
        </w:r>
      </w:ins>
      <w:r w:rsidRPr="009F7E92">
        <w:rPr>
          <w:color w:val="000000"/>
          <w:cs/>
        </w:rPr>
        <w:t>ความสามารถของระบบงานเพื่อรองรับการให้บริการ</w:t>
      </w:r>
      <w:r>
        <w:rPr>
          <w:rFonts w:hint="cs"/>
          <w:color w:val="000000"/>
          <w:cs/>
        </w:rPr>
        <w:t>แบบอัตโนมัติ</w:t>
      </w:r>
    </w:p>
    <w:p w14:paraId="694FFE64" w14:textId="3CDF4035" w:rsidR="00517A44" w:rsidRDefault="00517A44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127F27E" w14:textId="0354585B" w:rsidR="00517A44" w:rsidRDefault="00517A44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 w:rsidR="005E0441">
        <w:rPr>
          <w:rFonts w:hint="cs"/>
          <w:color w:val="000000"/>
          <w:cs/>
        </w:rPr>
        <w:t xml:space="preserve">ภาพที่ </w:t>
      </w:r>
      <w:r w:rsidR="00252FFB">
        <w:rPr>
          <w:rFonts w:eastAsiaTheme="minorEastAsia" w:hint="eastAsia"/>
          <w:color w:val="000000"/>
          <w:lang w:eastAsia="ja-JP"/>
        </w:rPr>
        <w:t>5</w:t>
      </w:r>
      <w:r w:rsidR="00252FFB">
        <w:rPr>
          <w:rFonts w:eastAsiaTheme="minorEastAsia"/>
          <w:color w:val="000000"/>
          <w:lang w:eastAsia="ja-JP"/>
        </w:rPr>
        <w:t>-</w:t>
      </w:r>
      <w:del w:id="140" w:author="Microsoft Office User" w:date="2022-12-03T16:40:00Z">
        <w:r w:rsidR="00252FFB" w:rsidDel="00D24CC1">
          <w:rPr>
            <w:rFonts w:eastAsiaTheme="minorEastAsia"/>
            <w:color w:val="000000"/>
            <w:lang w:eastAsia="ja-JP"/>
          </w:rPr>
          <w:delText>6</w:delText>
        </w:r>
        <w:r w:rsidR="005E0441" w:rsidDel="00D24CC1">
          <w:rPr>
            <w:color w:val="000000"/>
          </w:rPr>
          <w:delText xml:space="preserve"> </w:delText>
        </w:r>
      </w:del>
      <w:ins w:id="141" w:author="Microsoft Office User" w:date="2022-12-03T16:40:00Z">
        <w:r w:rsidR="00D24CC1">
          <w:rPr>
            <w:rFonts w:eastAsiaTheme="minorEastAsia"/>
            <w:color w:val="000000"/>
            <w:lang w:eastAsia="ja-JP"/>
          </w:rPr>
          <w:t>7</w:t>
        </w:r>
        <w:r w:rsidR="00D24CC1">
          <w:rPr>
            <w:color w:val="000000"/>
          </w:rPr>
          <w:t xml:space="preserve"> </w:t>
        </w:r>
      </w:ins>
      <w:r w:rsidR="005E0441">
        <w:rPr>
          <w:rFonts w:hint="cs"/>
          <w:color w:val="000000"/>
          <w:cs/>
        </w:rPr>
        <w:t xml:space="preserve">เป็นความสามารถของระบบบริการดิจิทัลที่สำคัญเช่นกัน </w:t>
      </w:r>
      <w:r w:rsidR="005E0441" w:rsidRPr="00D24CC1">
        <w:rPr>
          <w:rFonts w:hint="cs"/>
          <w:b/>
          <w:bCs/>
          <w:i/>
          <w:iCs/>
          <w:color w:val="000000"/>
          <w:cs/>
          <w:rPrChange w:id="142" w:author="Microsoft Office User" w:date="2022-12-03T16:42:00Z">
            <w:rPr>
              <w:rFonts w:hint="cs"/>
              <w:color w:val="000000"/>
              <w:cs/>
            </w:rPr>
          </w:rPrChange>
        </w:rPr>
        <w:t xml:space="preserve">เป็นการออกแบบเพื่อให้บริการกับภาคธุรกิจที่มีความพร้อม </w:t>
      </w:r>
      <w:r w:rsidR="005E0441">
        <w:rPr>
          <w:rFonts w:hint="cs"/>
          <w:color w:val="000000"/>
          <w:cs/>
        </w:rPr>
        <w:t>ได้แก่</w:t>
      </w:r>
      <w:ins w:id="143" w:author="Microsoft Office User" w:date="2022-12-03T16:41:00Z">
        <w:r w:rsidR="00D24CC1">
          <w:rPr>
            <w:color w:val="000000"/>
          </w:rPr>
          <w:t xml:space="preserve"> </w:t>
        </w:r>
      </w:ins>
      <w:r w:rsidR="005E0441">
        <w:rPr>
          <w:rFonts w:hint="cs"/>
          <w:color w:val="000000"/>
          <w:cs/>
        </w:rPr>
        <w:t>บริษัท</w:t>
      </w:r>
      <w:proofErr w:type="spellStart"/>
      <w:r w:rsidR="005E0441">
        <w:rPr>
          <w:rFonts w:hint="cs"/>
          <w:color w:val="000000"/>
          <w:cs/>
        </w:rPr>
        <w:t>ใหญ่ๆ</w:t>
      </w:r>
      <w:proofErr w:type="spellEnd"/>
      <w:r w:rsidR="005E0441">
        <w:rPr>
          <w:rFonts w:hint="cs"/>
          <w:color w:val="000000"/>
          <w:cs/>
        </w:rPr>
        <w:t xml:space="preserve"> </w:t>
      </w:r>
      <w:r w:rsidR="005E0441" w:rsidRPr="00D24CC1">
        <w:rPr>
          <w:rFonts w:hint="cs"/>
          <w:b/>
          <w:bCs/>
          <w:i/>
          <w:iCs/>
          <w:color w:val="000000"/>
          <w:cs/>
          <w:rPrChange w:id="144" w:author="Microsoft Office User" w:date="2022-12-03T16:42:00Z">
            <w:rPr>
              <w:rFonts w:hint="cs"/>
              <w:color w:val="000000"/>
              <w:cs/>
            </w:rPr>
          </w:rPrChange>
        </w:rPr>
        <w:t>ที่ได้มีการเปลี่ยนผ่านเป็นบริษัทดิจิทัลเรียบร้อยแล้ว</w:t>
      </w:r>
      <w:r w:rsidR="005E0441">
        <w:rPr>
          <w:rFonts w:hint="cs"/>
          <w:color w:val="000000"/>
          <w:cs/>
        </w:rPr>
        <w:t xml:space="preserve"> ซึ่งมีจำนวนไม่น้อย กระบวนการทำงานของบริษัทได้เปลี่ยนจากการทำงานของคนมาเป็นระบบดิจิทัลแล้วเช่นกัน </w:t>
      </w:r>
      <w:r w:rsidR="005E0441">
        <w:rPr>
          <w:rFonts w:hint="cs"/>
          <w:color w:val="000000"/>
          <w:cs/>
        </w:rPr>
        <w:lastRenderedPageBreak/>
        <w:t>ดังแสดงในภาพตรง</w:t>
      </w:r>
      <w:r w:rsidR="005E0441" w:rsidRPr="00D24CC1">
        <w:rPr>
          <w:rFonts w:hint="cs"/>
          <w:color w:val="000000"/>
          <w:highlight w:val="yellow"/>
          <w:cs/>
          <w:rPrChange w:id="145" w:author="Microsoft Office User" w:date="2022-12-03T16:42:00Z">
            <w:rPr>
              <w:rFonts w:hint="cs"/>
              <w:color w:val="000000"/>
              <w:cs/>
            </w:rPr>
          </w:rPrChange>
        </w:rPr>
        <w:t>กล่องสีแดง</w:t>
      </w:r>
      <w:r w:rsidR="005E0441">
        <w:rPr>
          <w:rFonts w:hint="cs"/>
          <w:color w:val="000000"/>
          <w:cs/>
        </w:rPr>
        <w:t xml:space="preserve"> ดังนั้นการร้องขอบริการระหว่างภาคธุรกิจกับหน่วยงานเจ้าของใบอนุญาตจะเป็นแบบอัตโนมัติที่ระบบดิจิทัล</w:t>
      </w:r>
      <w:r w:rsidR="0077724F">
        <w:rPr>
          <w:rFonts w:hint="cs"/>
          <w:color w:val="000000"/>
          <w:cs/>
        </w:rPr>
        <w:t xml:space="preserve">ระหว่าง </w:t>
      </w:r>
      <w:r w:rsidR="0077724F">
        <w:rPr>
          <w:color w:val="000000"/>
        </w:rPr>
        <w:t xml:space="preserve">2 </w:t>
      </w:r>
      <w:r w:rsidR="0077724F"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630CA836" w14:textId="4BA24F57" w:rsidR="0077724F" w:rsidRDefault="0077724F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การเชื่อมโยงจะดำเนินการผ่านทาง </w:t>
      </w:r>
      <w:r>
        <w:rPr>
          <w:color w:val="000000"/>
        </w:rPr>
        <w:t xml:space="preserve">API </w:t>
      </w:r>
      <w:r>
        <w:rPr>
          <w:rFonts w:hint="cs"/>
          <w:color w:val="000000"/>
          <w:cs/>
        </w:rPr>
        <w:t xml:space="preserve">ตั้งแต่การยื่นคำขอใบอนุญาตใหม่ การติดตามความก้าวหน้า การร้องขอใบอนุญาตที่ออกไปแล้ว หรือ การรับชำระเงิน โดยหน่วยงานก็ต้องมีโมดูล </w:t>
      </w:r>
      <w:r w:rsidR="00252FFB">
        <w:rPr>
          <w:rFonts w:eastAsiaTheme="minorEastAsia" w:hint="eastAsia"/>
          <w:color w:val="000000"/>
          <w:lang w:eastAsia="ja-JP"/>
        </w:rPr>
        <w:t>L</w:t>
      </w:r>
      <w:r w:rsidR="00252FFB">
        <w:rPr>
          <w:rFonts w:eastAsiaTheme="minorEastAsia"/>
          <w:color w:val="000000"/>
          <w:lang w:eastAsia="ja-JP"/>
        </w:rPr>
        <w:t xml:space="preserve">inked Data </w:t>
      </w:r>
      <w:r w:rsidR="00252FFB">
        <w:rPr>
          <w:noProof/>
        </w:rPr>
        <w:drawing>
          <wp:inline distT="0" distB="0" distL="0" distR="0" wp14:anchorId="74B8C581" wp14:editId="6F7DE40A">
            <wp:extent cx="117920" cy="12790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FFB">
        <w:rPr>
          <w:rFonts w:eastAsiaTheme="minorEastAsia"/>
          <w:color w:val="000000"/>
          <w:lang w:eastAsia="ja-JP"/>
        </w:rPr>
        <w:t xml:space="preserve"> </w:t>
      </w:r>
      <w:r>
        <w:rPr>
          <w:rFonts w:hint="cs"/>
          <w:color w:val="000000"/>
          <w:cs/>
        </w:rPr>
        <w:t>ที่ใช้ในการระบุใบอนุญาตของตนเองตามมาตรฐานที่ทางภาครัฐกำหนดไว้เช่นกัน</w:t>
      </w:r>
    </w:p>
    <w:p w14:paraId="61FDBD2A" w14:textId="77777777" w:rsidR="00252FFB" w:rsidRPr="0077724F" w:rsidRDefault="00252FFB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sectPr w:rsidR="00252FFB" w:rsidRPr="0077724F" w:rsidSect="00517A44">
      <w:footerReference w:type="default" r:id="rId16"/>
      <w:pgSz w:w="12240" w:h="15840"/>
      <w:pgMar w:top="216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3BD75" w14:textId="77777777" w:rsidR="00943E69" w:rsidRDefault="00943E69" w:rsidP="00B72412">
      <w:r>
        <w:separator/>
      </w:r>
    </w:p>
  </w:endnote>
  <w:endnote w:type="continuationSeparator" w:id="0">
    <w:p w14:paraId="63DE7D39" w14:textId="77777777" w:rsidR="00943E69" w:rsidRDefault="00943E69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00506000000020003"/>
    <w:charset w:val="00"/>
    <w:family w:val="auto"/>
    <w:pitch w:val="variable"/>
    <w:sig w:usb0="8100002F" w:usb1="5000200A" w:usb2="00000000" w:usb3="00000000" w:csb0="00000001" w:csb1="00000000"/>
  </w:font>
  <w:font w:name="BrowalliaNew">
    <w:altName w:val="Microsoft JhengHei"/>
    <w:panose1 w:val="020B0300020202020204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UPC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795DC" w14:textId="3A5B03C7" w:rsidR="00F478DE" w:rsidRPr="00F478DE" w:rsidRDefault="00F478DE" w:rsidP="00F478DE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95616" behindDoc="0" locked="0" layoutInCell="1" allowOverlap="1" wp14:anchorId="314CDA56" wp14:editId="6C60DEA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82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8688" behindDoc="0" locked="0" layoutInCell="1" allowOverlap="1" wp14:anchorId="5B4B469F" wp14:editId="71E12F6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3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6640" behindDoc="0" locked="0" layoutInCell="1" allowOverlap="1" wp14:anchorId="66E39279" wp14:editId="43771E1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4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7664" behindDoc="0" locked="0" layoutInCell="1" allowOverlap="1" wp14:anchorId="4BC98AE1" wp14:editId="0DE1BAA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5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5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643618">
      <w:rPr>
        <w:b/>
        <w:bCs/>
        <w:sz w:val="28"/>
        <w:szCs w:val="28"/>
        <w:cs/>
        <w:lang w:val="en-US"/>
      </w:rPr>
      <w:t>ความสามารถของระบบงานเพื่อรองรับการให้บริการโดยหน่วยงานเจ้าของใบอนุญาต/บริการ</w:t>
    </w:r>
    <w:r w:rsidRPr="00691C5F">
      <w:rPr>
        <w:rStyle w:val="PageNumber"/>
        <w:sz w:val="28"/>
        <w:szCs w:val="28"/>
        <w:cs/>
      </w:rPr>
      <w:tab/>
    </w:r>
    <w:r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5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E9015" w14:textId="77777777" w:rsidR="00943E69" w:rsidRDefault="00943E69" w:rsidP="00B72412">
      <w:r>
        <w:separator/>
      </w:r>
    </w:p>
  </w:footnote>
  <w:footnote w:type="continuationSeparator" w:id="0">
    <w:p w14:paraId="0910EF07" w14:textId="77777777" w:rsidR="00943E69" w:rsidRDefault="00943E69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A935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40D0E30"/>
    <w:multiLevelType w:val="hybridMultilevel"/>
    <w:tmpl w:val="9F3C32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CA4AE9"/>
    <w:multiLevelType w:val="hybridMultilevel"/>
    <w:tmpl w:val="A85C55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FB250CD"/>
    <w:multiLevelType w:val="hybridMultilevel"/>
    <w:tmpl w:val="E250D86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2" w15:restartNumberingAfterBreak="0">
    <w:nsid w:val="42D9341D"/>
    <w:multiLevelType w:val="hybridMultilevel"/>
    <w:tmpl w:val="E86AAE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F3D1B2E"/>
    <w:multiLevelType w:val="hybridMultilevel"/>
    <w:tmpl w:val="95788698"/>
    <w:lvl w:ilvl="0" w:tplc="F488A9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31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1344074"/>
    <w:multiLevelType w:val="hybridMultilevel"/>
    <w:tmpl w:val="8098C35A"/>
    <w:lvl w:ilvl="0" w:tplc="BC1C2D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8" w15:restartNumberingAfterBreak="0">
    <w:nsid w:val="666C015B"/>
    <w:multiLevelType w:val="hybridMultilevel"/>
    <w:tmpl w:val="80BC47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42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A0D1F1F"/>
    <w:multiLevelType w:val="hybridMultilevel"/>
    <w:tmpl w:val="44EA17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6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7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41"/>
  </w:num>
  <w:num w:numId="10" w16cid:durableId="142622887">
    <w:abstractNumId w:val="37"/>
  </w:num>
  <w:num w:numId="11" w16cid:durableId="98331202">
    <w:abstractNumId w:val="21"/>
  </w:num>
  <w:num w:numId="12" w16cid:durableId="931932715">
    <w:abstractNumId w:val="0"/>
  </w:num>
  <w:num w:numId="13" w16cid:durableId="1647969706">
    <w:abstractNumId w:val="30"/>
  </w:num>
  <w:num w:numId="14" w16cid:durableId="160050725">
    <w:abstractNumId w:val="35"/>
  </w:num>
  <w:num w:numId="15" w16cid:durableId="1874338707">
    <w:abstractNumId w:val="34"/>
  </w:num>
  <w:num w:numId="16" w16cid:durableId="1873106714">
    <w:abstractNumId w:val="10"/>
  </w:num>
  <w:num w:numId="17" w16cid:durableId="1499885751">
    <w:abstractNumId w:val="31"/>
  </w:num>
  <w:num w:numId="18" w16cid:durableId="1744454012">
    <w:abstractNumId w:val="1"/>
  </w:num>
  <w:num w:numId="19" w16cid:durableId="111293491">
    <w:abstractNumId w:val="26"/>
  </w:num>
  <w:num w:numId="20" w16cid:durableId="1022583898">
    <w:abstractNumId w:val="14"/>
  </w:num>
  <w:num w:numId="21" w16cid:durableId="2007433473">
    <w:abstractNumId w:val="45"/>
  </w:num>
  <w:num w:numId="22" w16cid:durableId="785080935">
    <w:abstractNumId w:val="39"/>
  </w:num>
  <w:num w:numId="23" w16cid:durableId="1473521722">
    <w:abstractNumId w:val="32"/>
  </w:num>
  <w:num w:numId="24" w16cid:durableId="146174387">
    <w:abstractNumId w:val="23"/>
  </w:num>
  <w:num w:numId="25" w16cid:durableId="1094396191">
    <w:abstractNumId w:val="46"/>
  </w:num>
  <w:num w:numId="26" w16cid:durableId="564992653">
    <w:abstractNumId w:val="18"/>
  </w:num>
  <w:num w:numId="27" w16cid:durableId="1974362825">
    <w:abstractNumId w:val="47"/>
  </w:num>
  <w:num w:numId="28" w16cid:durableId="2098987325">
    <w:abstractNumId w:val="29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33"/>
  </w:num>
  <w:num w:numId="33" w16cid:durableId="1965230746">
    <w:abstractNumId w:val="25"/>
  </w:num>
  <w:num w:numId="34" w16cid:durableId="1411391324">
    <w:abstractNumId w:val="42"/>
  </w:num>
  <w:num w:numId="35" w16cid:durableId="233666473">
    <w:abstractNumId w:val="40"/>
  </w:num>
  <w:num w:numId="36" w16cid:durableId="504827312">
    <w:abstractNumId w:val="24"/>
  </w:num>
  <w:num w:numId="37" w16cid:durableId="1607686888">
    <w:abstractNumId w:val="19"/>
  </w:num>
  <w:num w:numId="38" w16cid:durableId="923612308">
    <w:abstractNumId w:val="43"/>
  </w:num>
  <w:num w:numId="39" w16cid:durableId="841971054">
    <w:abstractNumId w:val="15"/>
  </w:num>
  <w:num w:numId="40" w16cid:durableId="896932693">
    <w:abstractNumId w:val="17"/>
  </w:num>
  <w:num w:numId="41" w16cid:durableId="1393583615">
    <w:abstractNumId w:val="22"/>
  </w:num>
  <w:num w:numId="42" w16cid:durableId="863832081">
    <w:abstractNumId w:val="28"/>
  </w:num>
  <w:num w:numId="43" w16cid:durableId="472021825">
    <w:abstractNumId w:val="38"/>
  </w:num>
  <w:num w:numId="44" w16cid:durableId="1364937416">
    <w:abstractNumId w:val="16"/>
  </w:num>
  <w:num w:numId="45" w16cid:durableId="1776368696">
    <w:abstractNumId w:val="20"/>
  </w:num>
  <w:num w:numId="46" w16cid:durableId="2897818">
    <w:abstractNumId w:val="36"/>
  </w:num>
  <w:num w:numId="47" w16cid:durableId="904950471">
    <w:abstractNumId w:val="11"/>
  </w:num>
  <w:num w:numId="48" w16cid:durableId="1643384632">
    <w:abstractNumId w:val="44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trackRevision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5CC4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37AF0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4A68"/>
    <w:rsid w:val="000D6B03"/>
    <w:rsid w:val="000D6D11"/>
    <w:rsid w:val="000E0678"/>
    <w:rsid w:val="000E2696"/>
    <w:rsid w:val="000E28F6"/>
    <w:rsid w:val="000E3D12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29E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1D73"/>
    <w:rsid w:val="001D5B2D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29B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2FFB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C46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D76A8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6D85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1A4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859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272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17A44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998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1BE4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277"/>
    <w:rsid w:val="005A04D1"/>
    <w:rsid w:val="005A04EB"/>
    <w:rsid w:val="005A2CEE"/>
    <w:rsid w:val="005A51C9"/>
    <w:rsid w:val="005A5ECA"/>
    <w:rsid w:val="005A699F"/>
    <w:rsid w:val="005A78A1"/>
    <w:rsid w:val="005B0ACC"/>
    <w:rsid w:val="005B0B79"/>
    <w:rsid w:val="005B26D2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0441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2257"/>
    <w:rsid w:val="00623629"/>
    <w:rsid w:val="00623BAE"/>
    <w:rsid w:val="00625AAE"/>
    <w:rsid w:val="006268AE"/>
    <w:rsid w:val="006272A6"/>
    <w:rsid w:val="00631243"/>
    <w:rsid w:val="00631A8F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549"/>
    <w:rsid w:val="006B68D3"/>
    <w:rsid w:val="006B69F5"/>
    <w:rsid w:val="006B7594"/>
    <w:rsid w:val="006C028F"/>
    <w:rsid w:val="006C5048"/>
    <w:rsid w:val="006C60BC"/>
    <w:rsid w:val="006D1180"/>
    <w:rsid w:val="006D1239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7724F"/>
    <w:rsid w:val="00780F0F"/>
    <w:rsid w:val="007820C1"/>
    <w:rsid w:val="00785ED5"/>
    <w:rsid w:val="007906C1"/>
    <w:rsid w:val="00790C60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0F2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02DF"/>
    <w:rsid w:val="0087310F"/>
    <w:rsid w:val="0087766D"/>
    <w:rsid w:val="00877B57"/>
    <w:rsid w:val="00877E81"/>
    <w:rsid w:val="008801B4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2D33"/>
    <w:rsid w:val="00893732"/>
    <w:rsid w:val="008950BF"/>
    <w:rsid w:val="0089518C"/>
    <w:rsid w:val="00896B1C"/>
    <w:rsid w:val="0089762B"/>
    <w:rsid w:val="008A0890"/>
    <w:rsid w:val="008A4630"/>
    <w:rsid w:val="008A60AA"/>
    <w:rsid w:val="008A7011"/>
    <w:rsid w:val="008A7AB4"/>
    <w:rsid w:val="008A7ED0"/>
    <w:rsid w:val="008A7F44"/>
    <w:rsid w:val="008B026B"/>
    <w:rsid w:val="008B1298"/>
    <w:rsid w:val="008B3A7E"/>
    <w:rsid w:val="008B3B96"/>
    <w:rsid w:val="008B3C85"/>
    <w:rsid w:val="008B4313"/>
    <w:rsid w:val="008B65F2"/>
    <w:rsid w:val="008B6E8F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3FF5"/>
    <w:rsid w:val="0093490B"/>
    <w:rsid w:val="0093538D"/>
    <w:rsid w:val="00943DCF"/>
    <w:rsid w:val="00943E69"/>
    <w:rsid w:val="0094415C"/>
    <w:rsid w:val="00944DB3"/>
    <w:rsid w:val="00946106"/>
    <w:rsid w:val="00947924"/>
    <w:rsid w:val="00947EC4"/>
    <w:rsid w:val="009506E2"/>
    <w:rsid w:val="00950A09"/>
    <w:rsid w:val="00953B63"/>
    <w:rsid w:val="009542E0"/>
    <w:rsid w:val="00956308"/>
    <w:rsid w:val="00956F59"/>
    <w:rsid w:val="0095799D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5781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B76D9"/>
    <w:rsid w:val="009C0A49"/>
    <w:rsid w:val="009C1940"/>
    <w:rsid w:val="009C28EB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9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DF0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B6844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399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05854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6EC9"/>
    <w:rsid w:val="00B27D1F"/>
    <w:rsid w:val="00B31706"/>
    <w:rsid w:val="00B335B5"/>
    <w:rsid w:val="00B345CB"/>
    <w:rsid w:val="00B345DB"/>
    <w:rsid w:val="00B35197"/>
    <w:rsid w:val="00B36A70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6BE1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584D"/>
    <w:rsid w:val="00BD68E3"/>
    <w:rsid w:val="00BE0C7F"/>
    <w:rsid w:val="00BE2C04"/>
    <w:rsid w:val="00BE3659"/>
    <w:rsid w:val="00BE37B1"/>
    <w:rsid w:val="00BE3DE8"/>
    <w:rsid w:val="00BE7CAC"/>
    <w:rsid w:val="00BF134F"/>
    <w:rsid w:val="00BF1FFA"/>
    <w:rsid w:val="00BF226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37667"/>
    <w:rsid w:val="00C404F5"/>
    <w:rsid w:val="00C41408"/>
    <w:rsid w:val="00C42915"/>
    <w:rsid w:val="00C4325F"/>
    <w:rsid w:val="00C45ED6"/>
    <w:rsid w:val="00C51EAC"/>
    <w:rsid w:val="00C53A06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94F2D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461"/>
    <w:rsid w:val="00CB28CF"/>
    <w:rsid w:val="00CB34DB"/>
    <w:rsid w:val="00CB5523"/>
    <w:rsid w:val="00CB61E7"/>
    <w:rsid w:val="00CB6563"/>
    <w:rsid w:val="00CC4EDF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48B5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4CC1"/>
    <w:rsid w:val="00D251B6"/>
    <w:rsid w:val="00D25BFC"/>
    <w:rsid w:val="00D25FE4"/>
    <w:rsid w:val="00D31395"/>
    <w:rsid w:val="00D31D0A"/>
    <w:rsid w:val="00D33C63"/>
    <w:rsid w:val="00D33E26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979DE"/>
    <w:rsid w:val="00DA02CF"/>
    <w:rsid w:val="00DA0FDC"/>
    <w:rsid w:val="00DA1502"/>
    <w:rsid w:val="00DA35C5"/>
    <w:rsid w:val="00DA4C5C"/>
    <w:rsid w:val="00DB2C6A"/>
    <w:rsid w:val="00DB2CAF"/>
    <w:rsid w:val="00DB332B"/>
    <w:rsid w:val="00DB4FC7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2E17"/>
    <w:rsid w:val="00E135A7"/>
    <w:rsid w:val="00E13DB0"/>
    <w:rsid w:val="00E14963"/>
    <w:rsid w:val="00E15E94"/>
    <w:rsid w:val="00E16C52"/>
    <w:rsid w:val="00E17D46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668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C39A9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2B1C"/>
    <w:rsid w:val="00F33403"/>
    <w:rsid w:val="00F33908"/>
    <w:rsid w:val="00F349FA"/>
    <w:rsid w:val="00F35874"/>
    <w:rsid w:val="00F37224"/>
    <w:rsid w:val="00F4206C"/>
    <w:rsid w:val="00F429B2"/>
    <w:rsid w:val="00F467C0"/>
    <w:rsid w:val="00F478DE"/>
    <w:rsid w:val="00F47EF6"/>
    <w:rsid w:val="00F50C5B"/>
    <w:rsid w:val="00F54F47"/>
    <w:rsid w:val="00F557D1"/>
    <w:rsid w:val="00F568BA"/>
    <w:rsid w:val="00F5709E"/>
    <w:rsid w:val="00F5746A"/>
    <w:rsid w:val="00F60083"/>
    <w:rsid w:val="00F62479"/>
    <w:rsid w:val="00F6434F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3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  <w:style w:type="paragraph" w:styleId="Revision">
    <w:name w:val="Revision"/>
    <w:hidden/>
    <w:uiPriority w:val="99"/>
    <w:semiHidden/>
    <w:rsid w:val="006B6549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8</Pages>
  <Words>1359</Words>
  <Characters>7751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9092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Microsoft Office User</cp:lastModifiedBy>
  <cp:revision>13</cp:revision>
  <cp:lastPrinted>2022-11-14T16:36:00Z</cp:lastPrinted>
  <dcterms:created xsi:type="dcterms:W3CDTF">2022-11-10T00:45:00Z</dcterms:created>
  <dcterms:modified xsi:type="dcterms:W3CDTF">2022-12-03T09:42:00Z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8d9acbbcc9bfa7e4fa86807443a86d4d2d53202f82e27f6fc5bd9e6fddfa95cd</vt:lpwstr>
  </property>
</Properties>
</file>