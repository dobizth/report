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C364760" w:rsidR="004A3C5F" w:rsidRPr="004C592A" w:rsidRDefault="00A95A7F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E465BD" w:rsidRPr="004C592A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7E81B500" w14:textId="77777777" w:rsidR="00E465BD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การออกแบบขั้นตอนการให้บริการผ่านระบบดิจิทัล</w:t>
      </w:r>
    </w:p>
    <w:p w14:paraId="6F29B992" w14:textId="13033E82" w:rsidR="008F5ACB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ที่เป็นมาตรฐาน (</w:t>
      </w:r>
      <w:r w:rsidRPr="004C592A">
        <w:rPr>
          <w:b/>
          <w:bCs/>
          <w:color w:val="000000"/>
          <w:sz w:val="48"/>
          <w:szCs w:val="48"/>
        </w:rPr>
        <w:t>Digital Service Process)</w:t>
      </w:r>
    </w:p>
    <w:p w14:paraId="2EC1180B" w14:textId="77777777" w:rsidR="006359B5" w:rsidRPr="004C592A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65820A6B" w:rsidR="00194F69" w:rsidRPr="00555376" w:rsidRDefault="00E465BD" w:rsidP="00555376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555376">
        <w:rPr>
          <w:b/>
          <w:bCs/>
          <w:color w:val="000000"/>
          <w:u w:val="single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595DBD6" w14:textId="42CC1F21" w:rsidR="00E465BD" w:rsidRPr="004C592A" w:rsidRDefault="00E465BD" w:rsidP="00E465BD"/>
    <w:p w14:paraId="74FD7900" w14:textId="77777777" w:rsidR="007A4873" w:rsidRDefault="002339A7" w:rsidP="00555376">
      <w:pPr>
        <w:ind w:firstLine="720"/>
        <w:jc w:val="thaiDistribute"/>
        <w:rPr>
          <w:ins w:id="1" w:author="Microsoft Office User" w:date="2022-12-03T15:52:00Z"/>
        </w:rPr>
      </w:pPr>
      <w:r w:rsidRPr="004C592A">
        <w:rPr>
          <w:cs/>
        </w:rPr>
        <w:t>ขั้นตอนการให้บริการผ่านระบบดิจิทัลสำหรับผู้ประกอบการ</w:t>
      </w:r>
      <w:r w:rsidR="004C592A">
        <w:rPr>
          <w:rFonts w:hint="cs"/>
          <w:cs/>
        </w:rPr>
        <w:t xml:space="preserve"> </w:t>
      </w:r>
      <w:r w:rsidRPr="004C592A">
        <w:rPr>
          <w:cs/>
        </w:rPr>
        <w:t xml:space="preserve">แบ่งออกเป็น </w:t>
      </w:r>
      <w:r w:rsidR="00475B0C">
        <w:t>3</w:t>
      </w:r>
      <w:r w:rsidRPr="004C592A">
        <w:t xml:space="preserve"> </w:t>
      </w:r>
      <w:r w:rsidRPr="004C592A">
        <w:rPr>
          <w:cs/>
        </w:rPr>
        <w:t>ส่วน</w:t>
      </w:r>
      <w:r w:rsidR="00A37ACA">
        <w:rPr>
          <w:rFonts w:hint="cs"/>
          <w:cs/>
        </w:rPr>
        <w:t xml:space="preserve"> แสดงดัง</w:t>
      </w:r>
      <w:r w:rsidR="00A37ACA" w:rsidRPr="004C592A">
        <w:rPr>
          <w:cs/>
        </w:rPr>
        <w:t xml:space="preserve">ภาพที่ </w:t>
      </w:r>
      <w:r w:rsidR="009637A1">
        <w:t>3-</w:t>
      </w:r>
      <w:r w:rsidR="00A37ACA" w:rsidRPr="004C592A">
        <w:t>1</w:t>
      </w:r>
      <w:r w:rsidR="00A37ACA">
        <w:rPr>
          <w:rFonts w:hint="cs"/>
          <w:cs/>
        </w:rPr>
        <w:t xml:space="preserve"> </w:t>
      </w:r>
      <w:r w:rsidR="00475B0C">
        <w:rPr>
          <w:rFonts w:hint="cs"/>
          <w:cs/>
        </w:rPr>
        <w:t>ได้แก่</w:t>
      </w:r>
      <w:r w:rsidRPr="004C592A">
        <w:rPr>
          <w:cs/>
        </w:rPr>
        <w:t xml:space="preserve"> </w:t>
      </w:r>
    </w:p>
    <w:p w14:paraId="5B8EC540" w14:textId="77777777" w:rsidR="007A4873" w:rsidRDefault="002339A7" w:rsidP="00555376">
      <w:pPr>
        <w:ind w:firstLine="720"/>
        <w:jc w:val="thaiDistribute"/>
        <w:rPr>
          <w:ins w:id="2" w:author="Microsoft Office User" w:date="2022-12-03T15:52:00Z"/>
        </w:rPr>
      </w:pPr>
      <w:r w:rsidRPr="004C592A">
        <w:t xml:space="preserve">1)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สีเหลืองเป็น</w:t>
      </w:r>
      <w:r w:rsidR="00475B0C">
        <w:rPr>
          <w:rFonts w:hint="cs"/>
          <w:cs/>
        </w:rPr>
        <w:t>ขั้นตอนการให้บริการออกใบอนุญาตของหน่วยงานเจ้าของใบอนุญาต</w:t>
      </w:r>
      <w:r w:rsidRPr="004C592A">
        <w:rPr>
          <w:cs/>
        </w:rPr>
        <w:t xml:space="preserve"> </w:t>
      </w:r>
    </w:p>
    <w:p w14:paraId="1F6E6A23" w14:textId="77777777" w:rsidR="007A4873" w:rsidRDefault="002339A7" w:rsidP="00555376">
      <w:pPr>
        <w:ind w:firstLine="720"/>
        <w:jc w:val="thaiDistribute"/>
        <w:rPr>
          <w:ins w:id="3" w:author="Microsoft Office User" w:date="2022-12-03T15:52:00Z"/>
        </w:rPr>
      </w:pPr>
      <w:r w:rsidRPr="004C592A">
        <w:t xml:space="preserve">2)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สีฟ้าเป็นระบบดิจิทัลสนับส</w:t>
      </w:r>
      <w:r w:rsidR="000043A5">
        <w:rPr>
          <w:rFonts w:hint="cs"/>
          <w:cs/>
        </w:rPr>
        <w:t>นุน</w:t>
      </w:r>
      <w:r w:rsidR="00475B0C">
        <w:rPr>
          <w:rFonts w:hint="cs"/>
          <w:cs/>
        </w:rPr>
        <w:t>การให้บริการออกใบอนุญาต</w:t>
      </w:r>
      <w:r w:rsidR="00475B0C">
        <w:t xml:space="preserve"> </w:t>
      </w:r>
      <w:r w:rsidR="00475B0C">
        <w:rPr>
          <w:rFonts w:hint="cs"/>
          <w:cs/>
        </w:rPr>
        <w:t xml:space="preserve">และ </w:t>
      </w:r>
    </w:p>
    <w:p w14:paraId="6BC838EE" w14:textId="27130332" w:rsidR="00555376" w:rsidRDefault="00475B0C" w:rsidP="00555376">
      <w:pPr>
        <w:ind w:firstLine="720"/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ผู้ประกอบการที่เข้ามาขอรับบริการผ่าน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</w:t>
      </w:r>
    </w:p>
    <w:p w14:paraId="7F8DBBF2" w14:textId="77777777" w:rsidR="00555376" w:rsidRDefault="00555376" w:rsidP="00283802">
      <w:pPr>
        <w:jc w:val="thaiDistribute"/>
      </w:pPr>
    </w:p>
    <w:p w14:paraId="0848F4DC" w14:textId="61B407C0" w:rsidR="00555376" w:rsidRDefault="00555376" w:rsidP="009637A1">
      <w:pPr>
        <w:jc w:val="thaiDistribute"/>
      </w:pPr>
      <w:r>
        <w:rPr>
          <w:noProof/>
        </w:rPr>
        <w:drawing>
          <wp:inline distT="0" distB="0" distL="0" distR="0" wp14:anchorId="5054071C" wp14:editId="3B3DC894">
            <wp:extent cx="5502910" cy="286766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0E7B" w14:textId="02723832" w:rsidR="00555376" w:rsidRPr="009637A1" w:rsidRDefault="009637A1" w:rsidP="009637A1">
      <w:pPr>
        <w:pStyle w:val="Caption"/>
        <w:rPr>
          <w:rFonts w:ascii="TH SarabunPSK" w:hAnsi="TH SarabunPSK" w:cs="TH SarabunPSK" w:hint="cs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1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ระบบดิจิทัลสำหรับผู้ประกอบการ</w:t>
      </w:r>
    </w:p>
    <w:p w14:paraId="7CB556FF" w14:textId="77777777" w:rsidR="00555376" w:rsidRDefault="00555376" w:rsidP="00555376">
      <w:pPr>
        <w:jc w:val="center"/>
        <w:rPr>
          <w:cs/>
        </w:rPr>
      </w:pPr>
    </w:p>
    <w:p w14:paraId="04011BAC" w14:textId="141560D6" w:rsidR="00A37ACA" w:rsidRDefault="002339A7" w:rsidP="00555376">
      <w:pPr>
        <w:jc w:val="thaiDistribute"/>
      </w:pPr>
      <w:r w:rsidRPr="004C592A">
        <w:rPr>
          <w:cs/>
        </w:rPr>
        <w:tab/>
      </w:r>
      <w:r w:rsidR="000C0E85">
        <w:rPr>
          <w:rFonts w:hint="cs"/>
          <w:cs/>
        </w:rPr>
        <w:t>การออกแบบ</w:t>
      </w:r>
      <w:r w:rsidRPr="004C592A">
        <w:rPr>
          <w:cs/>
        </w:rPr>
        <w:t>ขั้นตอนการให้บริการผ่านระบบดิจิทัล</w:t>
      </w:r>
      <w:r w:rsidR="000C0E85">
        <w:rPr>
          <w:rFonts w:hint="cs"/>
          <w:cs/>
        </w:rPr>
        <w:t xml:space="preserve"> อ้างอิงตามร่างมาตรฐานสำนักงานพัฒนารัฐบาลดิจิทัลว่าด้วยแนวปฏิบัติกระบวนการทางดิจิทัลภาครัฐ ประกอบด้วย</w:t>
      </w:r>
      <w:r w:rsidRPr="004C592A">
        <w:rPr>
          <w:cs/>
        </w:rPr>
        <w:t xml:space="preserve"> </w:t>
      </w:r>
      <w:r w:rsidRPr="004C592A">
        <w:t xml:space="preserve">8 </w:t>
      </w:r>
      <w:r w:rsidRPr="004C592A">
        <w:rPr>
          <w:cs/>
        </w:rPr>
        <w:t>ขั้นตอน</w:t>
      </w:r>
      <w:r w:rsidR="000C0E85">
        <w:rPr>
          <w:rFonts w:hint="cs"/>
          <w:cs/>
        </w:rPr>
        <w:t xml:space="preserve"> </w:t>
      </w:r>
      <w:r w:rsidRPr="004C592A">
        <w:rPr>
          <w:cs/>
        </w:rPr>
        <w:t xml:space="preserve">ได้แก่ </w:t>
      </w:r>
      <w:ins w:id="4" w:author="Microsoft Office User" w:date="2022-12-03T15:35:00Z">
        <w:r w:rsidR="0027199B">
          <w:t xml:space="preserve">1) </w:t>
        </w:r>
      </w:ins>
      <w:r w:rsidRPr="004C592A">
        <w:rPr>
          <w:cs/>
        </w:rPr>
        <w:t xml:space="preserve">การสืบค้นข้อมูล </w:t>
      </w:r>
      <w:ins w:id="5" w:author="Microsoft Office User" w:date="2022-12-03T15:35:00Z">
        <w:r w:rsidR="0027199B">
          <w:t xml:space="preserve">2) </w:t>
        </w:r>
      </w:ins>
      <w:r w:rsidRPr="004C592A">
        <w:rPr>
          <w:cs/>
        </w:rPr>
        <w:t xml:space="preserve">การยืนยันตัวตน </w:t>
      </w:r>
      <w:ins w:id="6" w:author="Microsoft Office User" w:date="2022-12-03T15:35:00Z">
        <w:r w:rsidR="0027199B">
          <w:t xml:space="preserve">3) </w:t>
        </w:r>
      </w:ins>
      <w:r w:rsidRPr="004C592A">
        <w:rPr>
          <w:cs/>
        </w:rPr>
        <w:t xml:space="preserve">การยื่นคำขอ </w:t>
      </w:r>
      <w:ins w:id="7" w:author="Microsoft Office User" w:date="2022-12-03T15:35:00Z">
        <w:r w:rsidR="0027199B">
          <w:t xml:space="preserve">4) </w:t>
        </w:r>
      </w:ins>
      <w:r w:rsidRPr="004C592A">
        <w:rPr>
          <w:cs/>
        </w:rPr>
        <w:t xml:space="preserve">การพิจารณาคำขอ </w:t>
      </w:r>
      <w:ins w:id="8" w:author="Microsoft Office User" w:date="2022-12-03T15:35:00Z">
        <w:r w:rsidR="0027199B">
          <w:t xml:space="preserve">5) </w:t>
        </w:r>
      </w:ins>
      <w:r w:rsidRPr="004C592A">
        <w:rPr>
          <w:cs/>
        </w:rPr>
        <w:t xml:space="preserve">การอนุมัติ </w:t>
      </w:r>
      <w:ins w:id="9" w:author="Microsoft Office User" w:date="2022-12-03T15:35:00Z">
        <w:r w:rsidR="0027199B">
          <w:t xml:space="preserve">6) </w:t>
        </w:r>
      </w:ins>
      <w:r w:rsidRPr="004C592A">
        <w:rPr>
          <w:cs/>
        </w:rPr>
        <w:t xml:space="preserve">การชำระค่าธรรมเนียม </w:t>
      </w:r>
      <w:ins w:id="10" w:author="Microsoft Office User" w:date="2022-12-03T15:35:00Z">
        <w:r w:rsidR="0027199B">
          <w:t xml:space="preserve">7) </w:t>
        </w:r>
      </w:ins>
      <w:r w:rsidR="008211FF" w:rsidRPr="004C592A">
        <w:rPr>
          <w:cs/>
        </w:rPr>
        <w:t>การออกหนังสือสำคัญ และ</w:t>
      </w:r>
      <w:ins w:id="11" w:author="Microsoft Office User" w:date="2022-12-03T15:35:00Z">
        <w:r w:rsidR="0027199B">
          <w:t xml:space="preserve"> 8) </w:t>
        </w:r>
      </w:ins>
      <w:r w:rsidR="008211FF" w:rsidRPr="004C592A">
        <w:rPr>
          <w:cs/>
        </w:rPr>
        <w:t xml:space="preserve">การจัดส่งหนังสือสำคัญ </w:t>
      </w:r>
    </w:p>
    <w:p w14:paraId="31352D32" w14:textId="77777777" w:rsidR="00A37ACA" w:rsidRDefault="00A37ACA">
      <w:r>
        <w:lastRenderedPageBreak/>
        <w:br w:type="page"/>
      </w:r>
    </w:p>
    <w:p w14:paraId="6013A949" w14:textId="77777777" w:rsidR="00A37ACA" w:rsidRPr="00283802" w:rsidRDefault="00A37ACA" w:rsidP="00A37ACA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283802">
        <w:rPr>
          <w:b/>
          <w:bCs/>
          <w:color w:val="000000"/>
          <w:u w:val="single"/>
          <w:cs/>
        </w:rPr>
        <w:lastRenderedPageBreak/>
        <w:t>การออกแบบขั้นตอนการให้บริการผ่านระบบดิจิทัลสำหรับ</w:t>
      </w:r>
      <w:bookmarkStart w:id="12" w:name="_Hlk116813067"/>
      <w:r w:rsidRPr="00283802">
        <w:rPr>
          <w:b/>
          <w:bCs/>
          <w:color w:val="000000"/>
          <w:u w:val="single"/>
          <w:cs/>
        </w:rPr>
        <w:t>หน่วยงานเจ้าของใบอนุญาต/บริการ</w:t>
      </w:r>
      <w:bookmarkEnd w:id="12"/>
    </w:p>
    <w:p w14:paraId="1124F203" w14:textId="72A97059" w:rsidR="000C0E85" w:rsidRDefault="008211FF" w:rsidP="000C0E85">
      <w:pPr>
        <w:ind w:firstLine="720"/>
        <w:jc w:val="thaiDistribute"/>
      </w:pPr>
      <w:r w:rsidRPr="004C592A">
        <w:rPr>
          <w:cs/>
        </w:rPr>
        <w:t>การออกแบบ</w:t>
      </w:r>
      <w:r w:rsidR="000C0E85"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 w:rsidR="000C0E85"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 w:rsidR="000C0E85"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6947EF01" w14:textId="188523AD" w:rsidR="000C0E85" w:rsidRDefault="000C0E85" w:rsidP="000C0E85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="00A37ACA" w:rsidRPr="00A37ACA">
        <w:rPr>
          <w:cs/>
        </w:rPr>
        <w:t>การปกครองส่วนท้องถิ่น</w:t>
      </w:r>
      <w:r w:rsidR="00A37ACA"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7838B4D0" w14:textId="72901E94" w:rsidR="002339A7" w:rsidRPr="004C592A" w:rsidRDefault="00A37ACA" w:rsidP="000C0E85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</w:t>
      </w:r>
      <w:r w:rsidR="001B50F7">
        <w:rPr>
          <w:rFonts w:hint="cs"/>
          <w:cs/>
        </w:rPr>
        <w:t>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</w:t>
      </w:r>
      <w:r w:rsidR="00CE583A">
        <w:rPr>
          <w:rFonts w:hint="cs"/>
          <w:cs/>
        </w:rPr>
        <w:t>ได้</w:t>
      </w:r>
      <w:r>
        <w:rPr>
          <w:rFonts w:hint="cs"/>
          <w:cs/>
        </w:rPr>
        <w:t>มีการกำหนดให้มีการพัฒนาซอฟต์แวร์โมดูลของบางขั้นตอนโดย</w:t>
      </w:r>
      <w:r w:rsidR="000C0E85">
        <w:rPr>
          <w:rFonts w:hint="cs"/>
          <w:cs/>
        </w:rPr>
        <w:t>หน่วยงานกลาง</w:t>
      </w:r>
      <w:r>
        <w:rPr>
          <w:rFonts w:hint="cs"/>
          <w:cs/>
        </w:rPr>
        <w:t>เพื่อสนับสนุนให้กับหน่วยงานเจ้าของใบอนุญาต</w:t>
      </w:r>
      <w:r w:rsidR="000C0E85">
        <w:rPr>
          <w:rFonts w:hint="cs"/>
          <w:cs/>
        </w:rPr>
        <w:t xml:space="preserve"> </w:t>
      </w:r>
      <w:r w:rsidR="00B75392">
        <w:rPr>
          <w:rFonts w:hint="cs"/>
          <w:cs/>
        </w:rPr>
        <w:t xml:space="preserve">ได้แก่ </w:t>
      </w:r>
      <w:r>
        <w:rPr>
          <w:rFonts w:hint="cs"/>
          <w:cs/>
        </w:rPr>
        <w:t>การยืนยันตัวตน การชำระเงิน แคตตาล็อคต่างๆ และเว็บพอร์ทัลกลาง</w:t>
      </w:r>
      <w:r w:rsidR="00BB7F96">
        <w:t xml:space="preserve"> </w:t>
      </w:r>
      <w:r w:rsidR="00BB7F96">
        <w:rPr>
          <w:rFonts w:hint="cs"/>
          <w:cs/>
        </w:rPr>
        <w:t xml:space="preserve">ดังแสดงในภาพที่ </w:t>
      </w:r>
      <w:r w:rsidR="009637A1">
        <w:t>3-</w:t>
      </w:r>
      <w:r w:rsidR="00BB7F96" w:rsidRPr="009637A1">
        <w:rPr>
          <w:highlight w:val="yellow"/>
        </w:rPr>
        <w:t>2 (</w:t>
      </w:r>
      <w:r w:rsidR="00BB7F96" w:rsidRPr="009637A1">
        <w:rPr>
          <w:rFonts w:hint="cs"/>
          <w:highlight w:val="yellow"/>
          <w:cs/>
        </w:rPr>
        <w:t>กล่องสีน้ำเงิน</w:t>
      </w:r>
      <w:r w:rsidR="00BB7F96" w:rsidRPr="009637A1">
        <w:rPr>
          <w:highlight w:val="yellow"/>
        </w:rPr>
        <w:t>)</w:t>
      </w:r>
      <w:r w:rsidR="00BB7F96">
        <w:t xml:space="preserve"> </w:t>
      </w:r>
      <w:r w:rsidR="00CE583A">
        <w:rPr>
          <w:rFonts w:hint="cs"/>
          <w:cs/>
        </w:rPr>
        <w:t>ปัจจุบันหน่วยงานกลางหลายหน่วยงานโดยเฉพาะสำนัก</w:t>
      </w:r>
      <w:r w:rsidR="009C22D0">
        <w:rPr>
          <w:rFonts w:hint="cs"/>
          <w:cs/>
        </w:rPr>
        <w:t>งาน</w:t>
      </w:r>
      <w:r w:rsidR="00CE583A">
        <w:rPr>
          <w:rFonts w:hint="cs"/>
          <w:cs/>
        </w:rPr>
        <w:t>พัฒนา</w:t>
      </w:r>
      <w:r w:rsidR="009C22D0">
        <w:rPr>
          <w:rFonts w:hint="cs"/>
          <w:cs/>
        </w:rPr>
        <w:t xml:space="preserve">รัฐบาลดิจิทัล </w:t>
      </w:r>
      <w:r w:rsidR="00CE583A">
        <w:rPr>
          <w:rFonts w:hint="cs"/>
          <w:cs/>
        </w:rPr>
        <w:t>ได้ดำเนินการพัฒนา</w:t>
      </w:r>
      <w:r w:rsidR="009C22D0">
        <w:rPr>
          <w:rFonts w:hint="cs"/>
          <w:cs/>
        </w:rPr>
        <w:t>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03357689" w14:textId="347BA8F2" w:rsidR="00555376" w:rsidRDefault="00F5341E" w:rsidP="00555376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</w:t>
      </w:r>
      <w:r w:rsidR="00B75392">
        <w:rPr>
          <w:rFonts w:hint="cs"/>
          <w:cs/>
        </w:rPr>
        <w:t>การเชื่อมโยงระหว่างหน่วยงาน</w:t>
      </w:r>
      <w:r>
        <w:rPr>
          <w:rFonts w:hint="cs"/>
          <w:cs/>
        </w:rPr>
        <w:t>เพื่อรองรับการปฏิบัติงานร่วมกันระหว่างหน่วยงาน</w:t>
      </w:r>
      <w:r w:rsidR="00B75392">
        <w:rPr>
          <w:rFonts w:hint="cs"/>
          <w:cs/>
        </w:rPr>
        <w:t xml:space="preserve"> ประกอบด้วย</w:t>
      </w:r>
    </w:p>
    <w:p w14:paraId="070D1366" w14:textId="0AC7C687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D17CE82" w14:textId="2537904F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5FA7F346" w14:textId="091F1DBC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C27B5E1" w14:textId="6F763CB2" w:rsidR="00555376" w:rsidRDefault="00555376" w:rsidP="00555376">
      <w:pPr>
        <w:jc w:val="thaiDistribute"/>
      </w:pPr>
    </w:p>
    <w:p w14:paraId="2C7B7CD7" w14:textId="6EB2979B" w:rsidR="00555376" w:rsidRDefault="00C45F33" w:rsidP="005553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F131D" wp14:editId="2AD29762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4B259" id="Freeform: Shape 8" o:spid="_x0000_s1026" style="position:absolute;margin-left:1.4pt;margin-top:.65pt;width:318.45pt;height:19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F4165" wp14:editId="7BA7204F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81737" id="Rectangle 7" o:spid="_x0000_s1026" style="position:absolute;margin-left:330.9pt;margin-top:.65pt;width:98.75pt;height:1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6E6D" wp14:editId="46C588DD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25472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370F1C45" wp14:editId="3466C0CF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628" w14:textId="77777777" w:rsidR="009C22D0" w:rsidRDefault="009C22D0" w:rsidP="00555376">
      <w:pPr>
        <w:jc w:val="center"/>
        <w:rPr>
          <w:b/>
          <w:bCs/>
        </w:rPr>
      </w:pPr>
    </w:p>
    <w:p w14:paraId="0B8D1AC4" w14:textId="2AFE1EA0" w:rsidR="00283802" w:rsidRPr="009637A1" w:rsidRDefault="009637A1" w:rsidP="009637A1">
      <w:pPr>
        <w:pStyle w:val="Caption"/>
        <w:rPr>
          <w:rFonts w:ascii="TH SarabunPSK" w:hAnsi="TH SarabunPSK" w:cs="TH SarabunPSK" w:hint="cs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ins w:id="13" w:author="Microsoft Office User" w:date="2022-12-03T15:40:00Z">
        <w:r w:rsidR="0027199B">
          <w:rPr>
            <w:rFonts w:ascii="TH SarabunPSK" w:hAnsi="TH SarabunPSK" w:cs="TH SarabunPSK"/>
            <w:noProof/>
          </w:rPr>
          <w:t>2</w:t>
        </w:r>
      </w:ins>
      <w:del w:id="14" w:author="Microsoft Office User" w:date="2022-12-03T15:40:00Z">
        <w:r w:rsidRPr="009637A1" w:rsidDel="0027199B">
          <w:rPr>
            <w:rFonts w:ascii="TH SarabunPSK" w:hAnsi="TH SarabunPSK" w:cs="TH SarabunPSK" w:hint="cs"/>
            <w:noProof/>
          </w:rPr>
          <w:delText>2</w:delText>
        </w:r>
      </w:del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684336D8" w14:textId="77777777" w:rsidR="009C22D0" w:rsidRPr="009637A1" w:rsidRDefault="009C22D0" w:rsidP="00555376">
      <w:pPr>
        <w:jc w:val="thaiDistribute"/>
        <w:rPr>
          <w:rFonts w:ascii="TH SarabunPSK" w:hAnsi="TH SarabunPSK" w:cs="TH SarabunPSK" w:hint="cs"/>
        </w:rPr>
      </w:pPr>
    </w:p>
    <w:p w14:paraId="3DE83F80" w14:textId="77777777" w:rsidR="007A4873" w:rsidRDefault="00254EDF" w:rsidP="00555376">
      <w:pPr>
        <w:jc w:val="thaiDistribute"/>
        <w:rPr>
          <w:ins w:id="15" w:author="Microsoft Office User" w:date="2022-12-03T15:52:00Z"/>
        </w:rPr>
      </w:pPr>
      <w:del w:id="16" w:author="Microsoft Office User" w:date="2022-12-03T15:53:00Z">
        <w:r w:rsidRPr="004C592A" w:rsidDel="007A4873">
          <w:rPr>
            <w:cs/>
          </w:rPr>
          <w:tab/>
        </w:r>
      </w:del>
      <w:r w:rsidRPr="004C592A">
        <w:rPr>
          <w:cs/>
        </w:rPr>
        <w:t xml:space="preserve">ภาพที่ </w:t>
      </w:r>
      <w:r w:rsidR="00A524BC">
        <w:t>3-</w:t>
      </w:r>
      <w:r w:rsidR="00F5341E">
        <w:t>2</w:t>
      </w:r>
      <w:r w:rsidRPr="004C592A">
        <w:t xml:space="preserve"> </w:t>
      </w:r>
      <w:r w:rsidR="00F5341E">
        <w:rPr>
          <w:rFonts w:hint="cs"/>
          <w:cs/>
        </w:rPr>
        <w:t xml:space="preserve">แบ่งออกเป็น </w:t>
      </w:r>
      <w:r w:rsidR="00F5341E">
        <w:t xml:space="preserve">3 </w:t>
      </w:r>
      <w:r w:rsidR="00F5341E">
        <w:rPr>
          <w:rFonts w:hint="cs"/>
          <w:cs/>
        </w:rPr>
        <w:t xml:space="preserve">ส่วน คือ </w:t>
      </w:r>
    </w:p>
    <w:p w14:paraId="362E2E2B" w14:textId="77777777" w:rsidR="007A4873" w:rsidRDefault="00C45F33" w:rsidP="00555376">
      <w:pPr>
        <w:jc w:val="thaiDistribute"/>
        <w:rPr>
          <w:ins w:id="17" w:author="Microsoft Office User" w:date="2022-12-03T15:52:00Z"/>
        </w:rPr>
      </w:pPr>
      <w:r>
        <w:t xml:space="preserve">1)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สีแดง</w:t>
      </w:r>
      <w:r>
        <w:rPr>
          <w:rFonts w:hint="cs"/>
          <w:cs/>
        </w:rPr>
        <w:t xml:space="preserve">แสดงขอบเขตของหน่วยงานเจ้าของใบอนุญาต </w:t>
      </w:r>
    </w:p>
    <w:p w14:paraId="06FAE87B" w14:textId="77777777" w:rsidR="007A4873" w:rsidRDefault="00C45F33" w:rsidP="00555376">
      <w:pPr>
        <w:jc w:val="thaiDistribute"/>
        <w:rPr>
          <w:ins w:id="18" w:author="Microsoft Office User" w:date="2022-12-03T15:53:00Z"/>
        </w:rPr>
      </w:pPr>
      <w:r>
        <w:t xml:space="preserve">2)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เขียวแสดง</w:t>
      </w:r>
      <w:r>
        <w:rPr>
          <w:rFonts w:hint="cs"/>
          <w:cs/>
        </w:rPr>
        <w:t xml:space="preserve">ขอบเขตของหน่วยงานเจ้าของใบอนุญาตอื่น และ </w:t>
      </w:r>
    </w:p>
    <w:p w14:paraId="42D11581" w14:textId="60786D03" w:rsidR="002776C9" w:rsidRDefault="00C45F33" w:rsidP="00555376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สีน้ำเงินแสดง</w:t>
      </w:r>
      <w:r>
        <w:rPr>
          <w:rFonts w:hint="cs"/>
          <w:cs/>
        </w:rPr>
        <w:t>ขอบเขตของหน่วยงานกลางที่สนับสนุนการปฏิบัติงานร่วมกันระหว่างหน่วยงาน</w:t>
      </w:r>
    </w:p>
    <w:p w14:paraId="1FF80459" w14:textId="0EE10A75" w:rsidR="00B75392" w:rsidRDefault="00C45F33" w:rsidP="001C48CC">
      <w:pPr>
        <w:ind w:firstLine="720"/>
        <w:jc w:val="thaiDistribute"/>
      </w:pPr>
      <w:r>
        <w:rPr>
          <w:rFonts w:hint="cs"/>
          <w:cs/>
        </w:rPr>
        <w:t>เมื่อพิจารณา</w:t>
      </w:r>
      <w:r w:rsidR="005842F0">
        <w:rPr>
          <w:rFonts w:hint="cs"/>
          <w:cs/>
        </w:rPr>
        <w:t>ขอบเขต</w:t>
      </w:r>
      <w:r>
        <w:rPr>
          <w:rFonts w:hint="cs"/>
          <w:cs/>
        </w:rPr>
        <w:t xml:space="preserve">ของหน่วยงานเจ้าของใบอนุญาต </w:t>
      </w:r>
      <w:r w:rsidR="00F5341E">
        <w:rPr>
          <w:rFonts w:hint="cs"/>
          <w:cs/>
        </w:rPr>
        <w:t>ส่วนที่เป็น</w:t>
      </w:r>
      <w:r w:rsidR="00254EDF" w:rsidRPr="004C592A">
        <w:rPr>
          <w:cs/>
        </w:rPr>
        <w:t>สีฟ้า</w:t>
      </w:r>
      <w:r w:rsidR="00383F06">
        <w:rPr>
          <w:rFonts w:hint="cs"/>
          <w:cs/>
        </w:rPr>
        <w:t>ด้านบน</w:t>
      </w:r>
      <w:r w:rsidR="00F5341E">
        <w:rPr>
          <w:rFonts w:hint="cs"/>
          <w:cs/>
        </w:rPr>
        <w:t xml:space="preserve">เป็นระบบดิจิทัลสนับสนุนการให้บริการ </w:t>
      </w:r>
      <w:r w:rsidR="00383F06">
        <w:rPr>
          <w:rFonts w:hint="cs"/>
          <w:cs/>
        </w:rPr>
        <w:t>ที่</w:t>
      </w:r>
      <w:r w:rsidR="00F5341E">
        <w:rPr>
          <w:rFonts w:hint="cs"/>
          <w:cs/>
        </w:rPr>
        <w:t>ประกอบด้วย</w:t>
      </w:r>
      <w:r w:rsidR="002776C9">
        <w:rPr>
          <w:rFonts w:hint="cs"/>
          <w:cs/>
        </w:rPr>
        <w:t>ซอฟต์แวร์</w:t>
      </w:r>
      <w:r w:rsidR="00383F06">
        <w:rPr>
          <w:rFonts w:hint="cs"/>
          <w:cs/>
        </w:rPr>
        <w:t xml:space="preserve"> </w:t>
      </w:r>
      <w:r w:rsidR="00383F06">
        <w:t xml:space="preserve">8 </w:t>
      </w:r>
      <w:r w:rsidR="00383F06"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</w:t>
      </w:r>
      <w:r w:rsidR="00B75392">
        <w:rPr>
          <w:rFonts w:hint="cs"/>
          <w:cs/>
        </w:rPr>
        <w:t>เพื่ออำนวยความสะดวกให้ภาค</w:t>
      </w:r>
      <w:r w:rsidR="00BB7F96">
        <w:rPr>
          <w:rFonts w:hint="cs"/>
          <w:cs/>
        </w:rPr>
        <w:t>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046312A4" w14:textId="77777777" w:rsidR="0027199B" w:rsidRDefault="00383F06" w:rsidP="001C48CC">
      <w:pPr>
        <w:ind w:firstLine="720"/>
        <w:jc w:val="thaiDistribute"/>
        <w:rPr>
          <w:ins w:id="19" w:author="Microsoft Office User" w:date="2022-12-03T15:36:00Z"/>
        </w:rPr>
      </w:pPr>
      <w:r>
        <w:rPr>
          <w:rFonts w:hint="cs"/>
          <w:cs/>
        </w:rPr>
        <w:t>ช่อง</w:t>
      </w:r>
      <w:r w:rsidR="00B75392">
        <w:rPr>
          <w:rFonts w:hint="cs"/>
          <w:cs/>
        </w:rPr>
        <w:t>ทาง</w:t>
      </w:r>
      <w:r>
        <w:rPr>
          <w:rFonts w:hint="cs"/>
          <w:cs/>
        </w:rPr>
        <w:t>การให้บริการของระบบดิจิทัล</w:t>
      </w:r>
      <w:r w:rsidR="00BB7F96">
        <w:rPr>
          <w:rFonts w:hint="cs"/>
          <w:cs/>
        </w:rPr>
        <w:t>ที่ออกแบบ</w:t>
      </w:r>
      <w:r>
        <w:rPr>
          <w:rFonts w:hint="cs"/>
          <w:cs/>
        </w:rPr>
        <w:t>มี</w:t>
      </w:r>
      <w:r w:rsidR="00BB7F96">
        <w:rPr>
          <w:rFonts w:hint="cs"/>
          <w:cs/>
        </w:rPr>
        <w:t>ด้วยกัน</w:t>
      </w:r>
      <w:r>
        <w:rPr>
          <w:rFonts w:hint="cs"/>
          <w:cs/>
        </w:rPr>
        <w:t xml:space="preserve"> </w:t>
      </w:r>
      <w:r>
        <w:t xml:space="preserve">2 </w:t>
      </w:r>
      <w:r w:rsidR="00BB7F96">
        <w:rPr>
          <w:rFonts w:hint="cs"/>
          <w:cs/>
        </w:rPr>
        <w:t>ส่วน</w:t>
      </w:r>
      <w:r>
        <w:rPr>
          <w:rFonts w:hint="cs"/>
          <w:cs/>
        </w:rPr>
        <w:t xml:space="preserve"> คือ </w:t>
      </w:r>
    </w:p>
    <w:p w14:paraId="4003A198" w14:textId="1AC612AB" w:rsidR="0027199B" w:rsidRDefault="0027199B" w:rsidP="001C48CC">
      <w:pPr>
        <w:ind w:firstLine="720"/>
        <w:jc w:val="thaiDistribute"/>
        <w:rPr>
          <w:ins w:id="20" w:author="Microsoft Office User" w:date="2022-12-03T15:36:00Z"/>
        </w:rPr>
      </w:pPr>
      <w:r>
        <w:t>1.</w:t>
      </w:r>
      <w:ins w:id="21" w:author="Microsoft Office User" w:date="2022-12-03T15:36:00Z">
        <w:r>
          <w:t xml:space="preserve"> </w:t>
        </w:r>
      </w:ins>
      <w:r w:rsidR="00BB7F96">
        <w:rPr>
          <w:rFonts w:hint="cs"/>
          <w:cs/>
        </w:rPr>
        <w:t>การเข้ามาใช้บริการโดยคนผ่านทาง</w:t>
      </w:r>
      <w:r w:rsidR="00383F06">
        <w:rPr>
          <w:rFonts w:hint="cs"/>
          <w:cs/>
        </w:rPr>
        <w:t>เว็บ</w:t>
      </w:r>
      <w:r w:rsidR="00BB7F96">
        <w:rPr>
          <w:rFonts w:hint="cs"/>
          <w:cs/>
        </w:rPr>
        <w:t>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377E1CF" w14:textId="1E2384D6" w:rsidR="00BB7F96" w:rsidRDefault="0027199B" w:rsidP="001C48CC">
      <w:pPr>
        <w:ind w:firstLine="720"/>
        <w:jc w:val="thaiDistribute"/>
        <w:rPr>
          <w:cs/>
        </w:rPr>
      </w:pPr>
      <w:ins w:id="22" w:author="Microsoft Office User" w:date="2022-12-03T15:36:00Z">
        <w:r>
          <w:t xml:space="preserve">2. </w:t>
        </w:r>
      </w:ins>
      <w:r w:rsidR="00BB7F96">
        <w:rPr>
          <w:rFonts w:hint="cs"/>
          <w:cs/>
        </w:rPr>
        <w:t>การร้องขอใบอนุญาตที่ออกไปแล้ว</w:t>
      </w:r>
      <w:del w:id="23" w:author="Microsoft Office User" w:date="2022-12-03T15:37:00Z">
        <w:r w:rsidR="00BB7F96" w:rsidDel="0027199B">
          <w:rPr>
            <w:rFonts w:hint="cs"/>
            <w:cs/>
          </w:rPr>
          <w:delText xml:space="preserve"> </w:delText>
        </w:r>
      </w:del>
      <w:r w:rsidR="00383F06">
        <w:rPr>
          <w:rFonts w:hint="cs"/>
          <w:cs/>
        </w:rPr>
        <w:t xml:space="preserve">และแบบ </w:t>
      </w:r>
      <w:r w:rsidR="00383F06">
        <w:t xml:space="preserve">API </w:t>
      </w:r>
      <w:r w:rsidR="00BB7F96"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1BCE2659" w14:textId="72D98AE9" w:rsidR="00BB7F96" w:rsidRDefault="00383F06" w:rsidP="001C48CC">
      <w:pPr>
        <w:ind w:firstLine="720"/>
        <w:jc w:val="thaiDistribute"/>
      </w:pPr>
      <w:r>
        <w:rPr>
          <w:rFonts w:hint="cs"/>
          <w:cs/>
        </w:rPr>
        <w:t>นอกจากนั้นยังมี</w:t>
      </w:r>
      <w:r w:rsidR="002776C9">
        <w:rPr>
          <w:rFonts w:hint="cs"/>
          <w:cs/>
        </w:rPr>
        <w:t xml:space="preserve">โมดูลที่สำคัญอีก </w:t>
      </w:r>
      <w:r w:rsidR="002776C9">
        <w:t xml:space="preserve">2 </w:t>
      </w:r>
      <w:r w:rsidR="002776C9"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ins w:id="24" w:author="Microsoft Office User" w:date="2022-12-03T15:38:00Z">
        <w:r w:rsidR="0027199B">
          <w:t xml:space="preserve">1) </w:t>
        </w:r>
      </w:ins>
      <w:r w:rsidR="002776C9">
        <w:t xml:space="preserve">License Access </w:t>
      </w:r>
      <w:r w:rsidR="001C48CC"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</w:t>
      </w:r>
      <w:r w:rsidR="002776C9">
        <w:rPr>
          <w:rFonts w:hint="cs"/>
          <w:cs/>
        </w:rPr>
        <w:t xml:space="preserve">และ </w:t>
      </w:r>
      <w:ins w:id="25" w:author="Microsoft Office User" w:date="2022-12-03T15:38:00Z">
        <w:r w:rsidR="0027199B">
          <w:t xml:space="preserve">          2) </w:t>
        </w:r>
      </w:ins>
      <w:r w:rsidR="002776C9">
        <w:t xml:space="preserve">Catalog </w:t>
      </w:r>
      <w:r w:rsidR="001C48CC">
        <w:rPr>
          <w:rFonts w:hint="cs"/>
          <w:cs/>
        </w:rPr>
        <w:t xml:space="preserve">ที่เป็นบัญชีของข้อมูลต่างๆ เช่น รายละเอียดการบริการดิจิทัล </w:t>
      </w:r>
      <w:r w:rsidR="00BB7F96">
        <w:rPr>
          <w:rFonts w:hint="cs"/>
          <w:cs/>
        </w:rPr>
        <w:t>เป็นต้น</w:t>
      </w:r>
    </w:p>
    <w:p w14:paraId="29DB4029" w14:textId="3379C458" w:rsidR="00F5341E" w:rsidRDefault="001C48CC" w:rsidP="001C48CC">
      <w:pPr>
        <w:ind w:firstLine="720"/>
        <w:jc w:val="thaiDistribute"/>
        <w:rPr>
          <w:ins w:id="26" w:author="Microsoft Office User" w:date="2022-12-03T15:39:00Z"/>
        </w:rPr>
      </w:pPr>
      <w:r>
        <w:rPr>
          <w:rFonts w:hint="cs"/>
          <w:cs/>
        </w:rPr>
        <w:lastRenderedPageBreak/>
        <w:t>ซึ่งถ้าพิจารณาขอบเขตของ</w:t>
      </w:r>
      <w:r w:rsidR="002776C9">
        <w:rPr>
          <w:rFonts w:hint="cs"/>
          <w:cs/>
        </w:rPr>
        <w:t xml:space="preserve">หน่วยงานเจ้าของใบอนุญาตอื่น </w:t>
      </w:r>
      <w:r>
        <w:rPr>
          <w:rFonts w:hint="cs"/>
          <w:cs/>
        </w:rPr>
        <w:t>จะเห็นได้ว่า</w:t>
      </w:r>
      <w:r w:rsidR="002776C9">
        <w:rPr>
          <w:rFonts w:hint="cs"/>
          <w:cs/>
        </w:rPr>
        <w:t>มีองค์ประกอบของซอฟต์แวร์โมดูลที่คล้ายคลึงกัน</w:t>
      </w:r>
      <w:r>
        <w:rPr>
          <w:rFonts w:hint="cs"/>
          <w:cs/>
        </w:rPr>
        <w:t xml:space="preserve"> </w:t>
      </w:r>
      <w:r w:rsidR="009C22D0">
        <w:rPr>
          <w:rFonts w:hint="cs"/>
          <w:cs/>
        </w:rPr>
        <w:t xml:space="preserve">เพื่อรองรับการเชื่อมโยงทั้ง </w:t>
      </w:r>
      <w:r w:rsidR="009C22D0">
        <w:t xml:space="preserve">3 </w:t>
      </w:r>
      <w:r w:rsidR="009C22D0">
        <w:rPr>
          <w:rFonts w:hint="cs"/>
          <w:cs/>
        </w:rPr>
        <w:t>รูปแบบดังที่ได้กล่าวมาข้างต้น</w:t>
      </w:r>
      <w:ins w:id="27" w:author="Microsoft Office User" w:date="2022-12-03T15:39:00Z">
        <w:r w:rsidR="0027199B">
          <w:t xml:space="preserve"> </w:t>
        </w:r>
        <w:r w:rsidR="0027199B">
          <w:rPr>
            <w:rFonts w:hint="cs"/>
            <w:cs/>
          </w:rPr>
          <w:t xml:space="preserve">ได้แก่ </w:t>
        </w:r>
      </w:ins>
    </w:p>
    <w:p w14:paraId="2160CB0A" w14:textId="77777777" w:rsidR="0027199B" w:rsidRDefault="0027199B" w:rsidP="0027199B">
      <w:pPr>
        <w:pStyle w:val="ListParagraph"/>
        <w:numPr>
          <w:ilvl w:val="0"/>
          <w:numId w:val="40"/>
        </w:numPr>
        <w:jc w:val="thaiDistribute"/>
        <w:rPr>
          <w:ins w:id="28" w:author="Microsoft Office User" w:date="2022-12-03T15:39:00Z"/>
          <w:rFonts w:ascii="TH SarabunPSK" w:hAnsi="TH SarabunPSK" w:cs="TH SarabunPSK"/>
          <w:sz w:val="32"/>
          <w:szCs w:val="32"/>
        </w:rPr>
        <w:pPrChange w:id="29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0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การเชื่อมโยงระหว่างหน่วยงานเจ้าของใบอนุญาตกับหน่วยงานกลาง</w:t>
        </w:r>
      </w:ins>
    </w:p>
    <w:p w14:paraId="195A019F" w14:textId="77777777" w:rsidR="0027199B" w:rsidRDefault="0027199B" w:rsidP="0027199B">
      <w:pPr>
        <w:pStyle w:val="ListParagraph"/>
        <w:numPr>
          <w:ilvl w:val="0"/>
          <w:numId w:val="40"/>
        </w:numPr>
        <w:jc w:val="thaiDistribute"/>
        <w:rPr>
          <w:ins w:id="31" w:author="Microsoft Office User" w:date="2022-12-03T15:39:00Z"/>
          <w:rFonts w:ascii="TH SarabunPSK" w:hAnsi="TH SarabunPSK" w:cs="TH SarabunPSK"/>
          <w:sz w:val="32"/>
          <w:szCs w:val="32"/>
        </w:rPr>
        <w:pPrChange w:id="32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3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การเชื่อมโยงระหว่างหน่วยงานเจ้าของใบอนุญาตกับหน่วยงานเจ้าของใบอนุญาตอื่น</w:t>
        </w:r>
      </w:ins>
    </w:p>
    <w:p w14:paraId="2CFCF313" w14:textId="77777777" w:rsidR="0027199B" w:rsidRDefault="0027199B" w:rsidP="0027199B">
      <w:pPr>
        <w:pStyle w:val="ListParagraph"/>
        <w:numPr>
          <w:ilvl w:val="0"/>
          <w:numId w:val="40"/>
        </w:numPr>
        <w:jc w:val="thaiDistribute"/>
        <w:rPr>
          <w:ins w:id="34" w:author="Microsoft Office User" w:date="2022-12-03T15:39:00Z"/>
          <w:rFonts w:ascii="TH SarabunPSK" w:hAnsi="TH SarabunPSK" w:cs="TH SarabunPSK"/>
          <w:sz w:val="32"/>
          <w:szCs w:val="32"/>
        </w:rPr>
        <w:pPrChange w:id="35" w:author="Microsoft Office User" w:date="2022-12-03T15:39:00Z">
          <w:pPr>
            <w:pStyle w:val="ListParagraph"/>
            <w:numPr>
              <w:numId w:val="38"/>
            </w:numPr>
            <w:ind w:left="1080" w:hanging="360"/>
            <w:jc w:val="thaiDistribute"/>
          </w:pPr>
        </w:pPrChange>
      </w:pPr>
      <w:ins w:id="36" w:author="Microsoft Office User" w:date="2022-12-03T15:39:00Z">
        <w:r>
          <w:rPr>
            <w:rFonts w:ascii="TH SarabunPSK" w:hAnsi="TH SarabunPSK" w:cs="TH SarabunPSK" w:hint="cs"/>
            <w:sz w:val="32"/>
            <w:szCs w:val="32"/>
            <w:cs/>
          </w:rPr>
          <w:t>การเชื่อมโยงระหว่างหน่วยงานเจ้าของใบอนุญาตกับภาคธุรกิจ</w:t>
        </w:r>
      </w:ins>
    </w:p>
    <w:p w14:paraId="616E4274" w14:textId="77777777" w:rsidR="0027199B" w:rsidDel="0027199B" w:rsidRDefault="0027199B" w:rsidP="001C48CC">
      <w:pPr>
        <w:ind w:firstLine="720"/>
        <w:jc w:val="thaiDistribute"/>
        <w:rPr>
          <w:del w:id="37" w:author="Microsoft Office User" w:date="2022-12-03T15:39:00Z"/>
          <w:rFonts w:hint="cs"/>
          <w:cs/>
        </w:rPr>
      </w:pPr>
    </w:p>
    <w:p w14:paraId="11B17281" w14:textId="77777777" w:rsidR="001C48CC" w:rsidRPr="004C592A" w:rsidDel="0027199B" w:rsidRDefault="001C48CC" w:rsidP="0027199B">
      <w:pPr>
        <w:jc w:val="thaiDistribute"/>
        <w:rPr>
          <w:del w:id="38" w:author="Microsoft Office User" w:date="2022-12-03T15:39:00Z"/>
          <w:rFonts w:hint="cs"/>
          <w:cs/>
        </w:rPr>
        <w:pPrChange w:id="39" w:author="Microsoft Office User" w:date="2022-12-03T15:39:00Z">
          <w:pPr>
            <w:ind w:firstLine="720"/>
            <w:jc w:val="thaiDistribute"/>
          </w:pPr>
        </w:pPrChange>
      </w:pPr>
    </w:p>
    <w:p w14:paraId="631CED94" w14:textId="67D32180" w:rsidR="00555376" w:rsidDel="0027199B" w:rsidRDefault="00555376" w:rsidP="00555376">
      <w:pPr>
        <w:ind w:firstLine="720"/>
        <w:jc w:val="thaiDistribute"/>
        <w:rPr>
          <w:del w:id="40" w:author="Microsoft Office User" w:date="2022-12-03T15:39:00Z"/>
          <w:rFonts w:hint="cs"/>
          <w:sz w:val="2"/>
          <w:szCs w:val="2"/>
        </w:rPr>
      </w:pPr>
    </w:p>
    <w:p w14:paraId="29B92A6E" w14:textId="3F9D8C43" w:rsidR="00555376" w:rsidDel="0027199B" w:rsidRDefault="00555376" w:rsidP="00555376">
      <w:pPr>
        <w:ind w:firstLine="720"/>
        <w:jc w:val="thaiDistribute"/>
        <w:rPr>
          <w:del w:id="41" w:author="Microsoft Office User" w:date="2022-12-03T15:39:00Z"/>
          <w:rFonts w:hint="cs"/>
          <w:sz w:val="2"/>
          <w:szCs w:val="2"/>
        </w:rPr>
      </w:pPr>
    </w:p>
    <w:p w14:paraId="1A1AB910" w14:textId="0E3A62AC" w:rsidR="00555376" w:rsidDel="0027199B" w:rsidRDefault="00555376" w:rsidP="00555376">
      <w:pPr>
        <w:ind w:firstLine="720"/>
        <w:jc w:val="thaiDistribute"/>
        <w:rPr>
          <w:del w:id="42" w:author="Microsoft Office User" w:date="2022-12-03T15:39:00Z"/>
          <w:rFonts w:hint="cs"/>
          <w:sz w:val="2"/>
          <w:szCs w:val="2"/>
        </w:rPr>
      </w:pPr>
    </w:p>
    <w:p w14:paraId="70E81B60" w14:textId="136F293D" w:rsidR="00555376" w:rsidDel="0027199B" w:rsidRDefault="00555376" w:rsidP="00555376">
      <w:pPr>
        <w:ind w:firstLine="720"/>
        <w:jc w:val="thaiDistribute"/>
        <w:rPr>
          <w:del w:id="43" w:author="Microsoft Office User" w:date="2022-12-03T15:39:00Z"/>
          <w:rFonts w:hint="cs"/>
          <w:sz w:val="2"/>
          <w:szCs w:val="2"/>
        </w:rPr>
      </w:pPr>
    </w:p>
    <w:p w14:paraId="2A8DCA46" w14:textId="206D8301" w:rsidR="00555376" w:rsidRDefault="00555376" w:rsidP="00555376">
      <w:pPr>
        <w:jc w:val="thaiDistribute"/>
        <w:rPr>
          <w:rFonts w:hint="cs"/>
        </w:rPr>
      </w:pPr>
    </w:p>
    <w:p w14:paraId="24477F27" w14:textId="7848BC25" w:rsidR="00555376" w:rsidRDefault="00D159CC" w:rsidP="00555376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4DE6E" wp14:editId="77FCDD1A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F7B7" id="Rectangle 9" o:spid="_x0000_s1026" style="position:absolute;margin-left:104.2pt;margin-top:159.15pt;width:103.4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7E041044" wp14:editId="19A9E0A8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56F" w14:textId="1DB9308E" w:rsidR="00555376" w:rsidRPr="00555376" w:rsidRDefault="00555376" w:rsidP="00555376">
      <w:pPr>
        <w:jc w:val="thaiDistribute"/>
      </w:pPr>
    </w:p>
    <w:p w14:paraId="5F4733AE" w14:textId="2B5D611B" w:rsidR="00283802" w:rsidRDefault="00283802" w:rsidP="0027199B">
      <w:pPr>
        <w:pStyle w:val="Caption"/>
        <w:pPrChange w:id="44" w:author="Microsoft Office User" w:date="2022-12-03T15:40:00Z">
          <w:pPr>
            <w:jc w:val="center"/>
          </w:pPr>
        </w:pPrChange>
      </w:pPr>
      <w:del w:id="45" w:author="Microsoft Office User" w:date="2022-12-03T15:40:00Z">
        <w:r w:rsidRPr="00283802" w:rsidDel="0027199B">
          <w:rPr>
            <w:rFonts w:hint="cs"/>
            <w:cs/>
          </w:rPr>
          <w:delText xml:space="preserve">ภาพที่ </w:delText>
        </w:r>
        <w:r w:rsidR="009C22D0" w:rsidDel="0027199B">
          <w:delText>3</w:delText>
        </w:r>
        <w:r w:rsidDel="0027199B">
          <w:delText xml:space="preserve"> </w:delText>
        </w:r>
      </w:del>
      <w:ins w:id="46" w:author="Microsoft Office User" w:date="2022-12-03T15:40:00Z">
        <w:r w:rsidR="0027199B">
          <w:rPr>
            <w:cs/>
          </w:rPr>
          <w:t xml:space="preserve">ภาพที่ </w:t>
        </w:r>
        <w:r w:rsidR="0027199B">
          <w:t xml:space="preserve">3- </w:t>
        </w:r>
        <w:r w:rsidR="0027199B">
          <w:fldChar w:fldCharType="begin"/>
        </w:r>
        <w:r w:rsidR="0027199B">
          <w:instrText xml:space="preserve"> SEQ </w:instrText>
        </w:r>
        <w:r w:rsidR="0027199B">
          <w:rPr>
            <w:cs/>
          </w:rPr>
          <w:instrText>ภาพที่</w:instrText>
        </w:r>
        <w:r w:rsidR="0027199B">
          <w:instrText xml:space="preserve">_3- \* ARABIC </w:instrText>
        </w:r>
      </w:ins>
      <w:r w:rsidR="0027199B">
        <w:fldChar w:fldCharType="separate"/>
      </w:r>
      <w:ins w:id="47" w:author="Microsoft Office User" w:date="2022-12-03T15:40:00Z">
        <w:r w:rsidR="0027199B">
          <w:rPr>
            <w:noProof/>
          </w:rPr>
          <w:t>3</w:t>
        </w:r>
        <w:r w:rsidR="0027199B">
          <w:fldChar w:fldCharType="end"/>
        </w:r>
        <w:r w:rsidR="0027199B">
          <w:rPr>
            <w:rFonts w:hint="cs"/>
            <w:cs/>
          </w:rPr>
          <w:t xml:space="preserve"> </w:t>
        </w:r>
      </w:ins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>
        <w:rPr>
          <w:rFonts w:hint="cs"/>
          <w:cs/>
        </w:rPr>
        <w:t xml:space="preserve"> ที่</w:t>
      </w:r>
      <w:r w:rsidR="009C22D0">
        <w:rPr>
          <w:rFonts w:hint="cs"/>
          <w:cs/>
        </w:rPr>
        <w:t>รองรับการใช้บริการ</w:t>
      </w:r>
      <w:r>
        <w:rPr>
          <w:rFonts w:hint="cs"/>
          <w:cs/>
        </w:rPr>
        <w:t>แบบอัตโนมัติ</w:t>
      </w:r>
      <w:r w:rsidR="009C22D0">
        <w:rPr>
          <w:rFonts w:hint="cs"/>
          <w:cs/>
        </w:rPr>
        <w:t>จากภาคธุรกิจ</w:t>
      </w:r>
    </w:p>
    <w:p w14:paraId="6A1A511C" w14:textId="09069994" w:rsidR="00D159CC" w:rsidRDefault="00D159CC" w:rsidP="00283802">
      <w:pPr>
        <w:jc w:val="thaiDistribute"/>
        <w:rPr>
          <w:color w:val="000000"/>
        </w:rPr>
      </w:pPr>
    </w:p>
    <w:p w14:paraId="2645CFF2" w14:textId="6E6B5A8B" w:rsidR="00283802" w:rsidRDefault="00D159CC" w:rsidP="00D159CC">
      <w:pPr>
        <w:ind w:firstLine="720"/>
        <w:jc w:val="thaiDistribute"/>
      </w:pPr>
      <w:r>
        <w:rPr>
          <w:rFonts w:hint="cs"/>
          <w:color w:val="000000"/>
          <w:cs/>
        </w:rPr>
        <w:t>การออกแบบเพื่อให้บริการกับภาคธุรกิจที่มีความพร้อม ได้แก่</w:t>
      </w:r>
      <w:ins w:id="48" w:author="Microsoft Office User" w:date="2022-12-03T15:40:00Z">
        <w:r w:rsidR="0027199B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บริษัท</w:t>
      </w:r>
      <w:proofErr w:type="spellStart"/>
      <w:r>
        <w:rPr>
          <w:rFonts w:hint="cs"/>
          <w:color w:val="000000"/>
          <w:cs/>
        </w:rPr>
        <w:t>ใหญ่ๆ</w:t>
      </w:r>
      <w:proofErr w:type="spellEnd"/>
      <w:r>
        <w:rPr>
          <w:rFonts w:hint="cs"/>
          <w:color w:val="000000"/>
          <w:cs/>
        </w:rPr>
        <w:t xml:space="preserve">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ins w:id="49" w:author="Microsoft Office User" w:date="2022-12-03T15:40:00Z">
        <w:r w:rsidR="0027199B">
          <w:rPr>
            <w:color w:val="000000"/>
          </w:rPr>
          <w:t>3-</w:t>
        </w:r>
      </w:ins>
      <w:r>
        <w:rPr>
          <w:color w:val="000000"/>
        </w:rPr>
        <w:t xml:space="preserve">3 </w:t>
      </w:r>
      <w:r w:rsidRPr="0027199B">
        <w:rPr>
          <w:rFonts w:hint="cs"/>
          <w:color w:val="000000"/>
          <w:highlight w:val="yellow"/>
          <w:cs/>
          <w:rPrChange w:id="50" w:author="Microsoft Office User" w:date="2022-12-03T15:41:00Z">
            <w:rPr>
              <w:rFonts w:hint="cs"/>
              <w:color w:val="000000"/>
              <w:cs/>
            </w:rPr>
          </w:rPrChange>
        </w:rPr>
        <w:t>ตรงกล่องสีแดง</w:t>
      </w:r>
      <w:r>
        <w:rPr>
          <w:rFonts w:hint="cs"/>
          <w:color w:val="000000"/>
          <w:cs/>
        </w:rPr>
        <w:t xml:space="preserve"> </w:t>
      </w:r>
      <w:del w:id="51" w:author="Microsoft Office User" w:date="2022-12-03T15:41:00Z">
        <w:r w:rsidDel="0027199B">
          <w:rPr>
            <w:rFonts w:hint="cs"/>
            <w:color w:val="000000"/>
            <w:cs/>
          </w:rPr>
          <w:delText>ดังนั้น</w:delText>
        </w:r>
      </w:del>
      <w:ins w:id="52" w:author="Microsoft Office User" w:date="2022-12-03T15:41:00Z">
        <w:r w:rsidR="0027199B">
          <w:rPr>
            <w:rFonts w:hint="cs"/>
            <w:color w:val="000000"/>
            <w:cs/>
          </w:rPr>
          <w:t>รูปแบบ</w:t>
        </w:r>
      </w:ins>
      <w:r>
        <w:rPr>
          <w:rFonts w:hint="cs"/>
          <w:color w:val="000000"/>
          <w:cs/>
        </w:rPr>
        <w:t xml:space="preserve">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3D3F5724" w14:textId="77777777" w:rsidR="00D159CC" w:rsidRPr="00555376" w:rsidRDefault="00D159CC" w:rsidP="00283802">
      <w:pPr>
        <w:jc w:val="thaiDistribute"/>
      </w:pPr>
    </w:p>
    <w:p w14:paraId="2FD45084" w14:textId="77777777" w:rsidR="0027199B" w:rsidRDefault="0027199B">
      <w:pPr>
        <w:rPr>
          <w:ins w:id="53" w:author="Microsoft Office User" w:date="2022-12-03T15:41:00Z"/>
          <w:b/>
          <w:bCs/>
          <w:color w:val="000000"/>
          <w:u w:val="single"/>
          <w:cs/>
        </w:rPr>
      </w:pPr>
      <w:bookmarkStart w:id="54" w:name="_Hlk118963064"/>
      <w:ins w:id="55" w:author="Microsoft Office User" w:date="2022-12-03T15:41:00Z">
        <w:r>
          <w:rPr>
            <w:b/>
            <w:bCs/>
            <w:color w:val="000000"/>
            <w:u w:val="single"/>
            <w:cs/>
          </w:rPr>
          <w:br w:type="page"/>
        </w:r>
      </w:ins>
    </w:p>
    <w:p w14:paraId="0C825D3A" w14:textId="1E2FEE43" w:rsidR="004B5959" w:rsidRPr="00F5341E" w:rsidRDefault="004B5959" w:rsidP="00F5341E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F5341E">
        <w:rPr>
          <w:b/>
          <w:bCs/>
          <w:color w:val="000000"/>
          <w:u w:val="single"/>
          <w:cs/>
        </w:rPr>
        <w:lastRenderedPageBreak/>
        <w:t>การประเมินความแตกต่าง (</w:t>
      </w:r>
      <w:r w:rsidRPr="00F5341E">
        <w:rPr>
          <w:b/>
          <w:bCs/>
          <w:color w:val="000000"/>
          <w:u w:val="single"/>
        </w:rPr>
        <w:t>Gap Analysis)</w:t>
      </w:r>
      <w:bookmarkEnd w:id="54"/>
      <w:r w:rsidRPr="00F5341E">
        <w:rPr>
          <w:b/>
          <w:bCs/>
          <w:color w:val="000000"/>
          <w:u w:val="single"/>
        </w:rPr>
        <w:t xml:space="preserve"> </w:t>
      </w:r>
      <w:r w:rsidRPr="00F5341E">
        <w:rPr>
          <w:b/>
          <w:bCs/>
          <w:color w:val="000000"/>
          <w:u w:val="single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</w:p>
    <w:p w14:paraId="1B181CF8" w14:textId="0C709EC3" w:rsidR="00F5341E" w:rsidDel="0027199B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del w:id="56" w:author="Microsoft Office User" w:date="2022-12-03T15:42:00Z"/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578764E6" w14:textId="7777777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rFonts w:hint="cs"/>
          <w:color w:val="000000"/>
        </w:rPr>
      </w:pPr>
    </w:p>
    <w:p w14:paraId="4A7F905B" w14:textId="77777777" w:rsidR="00515B85" w:rsidRDefault="00515B85">
      <w:pPr>
        <w:rPr>
          <w:rFonts w:hint="cs"/>
          <w:b/>
          <w:bCs/>
          <w:color w:val="000000"/>
          <w:cs/>
        </w:rPr>
      </w:pPr>
      <w:del w:id="57" w:author="Microsoft Office User" w:date="2022-12-03T15:42:00Z">
        <w:r w:rsidDel="0027199B">
          <w:rPr>
            <w:b/>
            <w:bCs/>
            <w:color w:val="000000"/>
            <w:cs/>
          </w:rPr>
          <w:br w:type="page"/>
        </w:r>
      </w:del>
    </w:p>
    <w:p w14:paraId="3CD8DB03" w14:textId="00369F0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515B85" w:rsidRPr="00515B85" w14:paraId="791314AB" w14:textId="77777777" w:rsidTr="00515B85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28BC7885" w14:textId="7282512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61684B06" w14:textId="47EDBC1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515B85" w14:paraId="3110893E" w14:textId="77777777" w:rsidTr="00515B85">
        <w:tc>
          <w:tcPr>
            <w:tcW w:w="2830" w:type="dxa"/>
          </w:tcPr>
          <w:p w14:paraId="6C0CEF1C" w14:textId="4378B8D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C2FF9B1" w14:textId="672E07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3FAB618D" w14:textId="0DFC06D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63FDF92F" w14:textId="75EF265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2FC154B5" w14:textId="5470CCE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A801D5" w14:textId="33D0213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73E0347" w14:textId="6CF73125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515B85" w14:paraId="63D513F1" w14:textId="77777777" w:rsidTr="00515B85">
        <w:tc>
          <w:tcPr>
            <w:tcW w:w="2830" w:type="dxa"/>
          </w:tcPr>
          <w:p w14:paraId="626DF02E" w14:textId="21B9CA6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3B558B01" w14:textId="4A87C92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4F2C6459" w14:textId="01DBFAE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22EC01D" w14:textId="1D941B9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58691C7A" w14:textId="074FC6A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7E2DFAB7" w14:textId="358B744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7E5DCBB8" w14:textId="4DC6236F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5E0BB744" w14:textId="1059D84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463D601" w14:textId="2128BE2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 w:rsidR="004C4D83"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 xml:space="preserve">ที่ให้บริการโดย </w:t>
            </w:r>
            <w:proofErr w:type="spellStart"/>
            <w:r w:rsidRPr="00515B85">
              <w:rPr>
                <w:color w:val="000000"/>
                <w:cs/>
              </w:rPr>
              <w:t>ส</w:t>
            </w:r>
            <w:r w:rsidR="004C4D83">
              <w:rPr>
                <w:rFonts w:hint="cs"/>
                <w:color w:val="000000"/>
                <w:cs/>
              </w:rPr>
              <w:t>พร</w:t>
            </w:r>
            <w:proofErr w:type="spellEnd"/>
            <w:ins w:id="58" w:author="Microsoft Office User" w:date="2022-12-03T15:44:00Z">
              <w:r w:rsidR="007A4873">
                <w:rPr>
                  <w:rFonts w:hint="cs"/>
                  <w:color w:val="000000"/>
                  <w:cs/>
                </w:rPr>
                <w:t>.</w:t>
              </w:r>
            </w:ins>
            <w:r w:rsidRPr="00515B85">
              <w:rPr>
                <w:color w:val="000000"/>
                <w:cs/>
              </w:rPr>
              <w:t xml:space="preserve"> </w:t>
            </w:r>
          </w:p>
          <w:p w14:paraId="63C70147" w14:textId="6CD6ACC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29251BA" w14:textId="3961946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1AD640CE" w14:textId="260AD96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752769A8" w14:textId="588293C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D71E10C" w14:textId="0602587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2EA3FAB1" w14:textId="069F7D1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 w:rsidR="00D62304"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515B85" w14:paraId="2B0D1497" w14:textId="77777777" w:rsidTr="00515B85">
        <w:tc>
          <w:tcPr>
            <w:tcW w:w="2830" w:type="dxa"/>
          </w:tcPr>
          <w:p w14:paraId="006AF4DF" w14:textId="4CA3AA68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0E56C253" w14:textId="4894C93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="00DD0F1D">
              <w:rPr>
                <w:color w:val="000000"/>
                <w:cs/>
              </w:rPr>
              <w:t>สำคัญ</w:t>
            </w:r>
          </w:p>
          <w:p w14:paraId="3D242BE6" w14:textId="7ED5CC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4C4D83"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2240CD34" w14:textId="71545DC6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515B85" w14:paraId="3EA42DBB" w14:textId="77777777" w:rsidTr="00515B85">
        <w:tc>
          <w:tcPr>
            <w:tcW w:w="2830" w:type="dxa"/>
          </w:tcPr>
          <w:p w14:paraId="2FDBBBE3" w14:textId="67E31259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0245D22D" w14:textId="7331CB6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565D044" w14:textId="445F898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49482C75" w14:textId="346AE3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1BFEBCDA" w14:textId="53582B4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4567B039" w14:textId="0D92F4C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</w:t>
            </w:r>
            <w:del w:id="59" w:author="Microsoft Office User" w:date="2022-12-03T15:45:00Z">
              <w:r w:rsidRPr="00515B85" w:rsidDel="007A4873">
                <w:rPr>
                  <w:color w:val="000000"/>
                  <w:cs/>
                </w:rPr>
                <w:delText>์</w:delText>
              </w:r>
            </w:del>
            <w:r w:rsidRPr="00515B85">
              <w:rPr>
                <w:color w:val="000000"/>
                <w:cs/>
              </w:rPr>
              <w:t xml:space="preserve"> เป็นต้น</w:t>
            </w:r>
          </w:p>
          <w:p w14:paraId="429A426D" w14:textId="52F5938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3270230E" w14:textId="56C2519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265612D3" w14:textId="1CD5ED5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26C76F84" w14:textId="0B64B186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4CC5B4D1" w14:textId="2A4DBDE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1BC3B930" w14:textId="005D318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515B85" w14:paraId="02D914EC" w14:textId="77777777" w:rsidTr="00515B85">
        <w:tc>
          <w:tcPr>
            <w:tcW w:w="2830" w:type="dxa"/>
          </w:tcPr>
          <w:p w14:paraId="5AB9EE47" w14:textId="3BD66B2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15FC9A0C" w14:textId="6B624E3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3F9F35E7" w14:textId="1C373E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1002DE5A" w14:textId="15D5CFF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3)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27CC13F2" w14:textId="5A438C3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57EE0732" w14:textId="22DB361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697B7A0" w14:textId="1A17887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ins w:id="60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del w:id="61" w:author="Microsoft Office User" w:date="2022-12-03T15:46:00Z">
              <w:r w:rsidRPr="00515B85" w:rsidDel="007A4873">
                <w:rPr>
                  <w:color w:val="000000"/>
                  <w:cs/>
                </w:rPr>
                <w:delText>า</w:delText>
              </w:r>
            </w:del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ins w:id="62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ิ</w:t>
              </w:r>
            </w:ins>
            <w:r w:rsidRPr="00515B85">
              <w:rPr>
                <w:color w:val="000000"/>
                <w:cs/>
              </w:rPr>
              <w:t>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1A402779" w14:textId="551FBC1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ins w:id="63" w:author="Microsoft Office User" w:date="2022-12-03T15:46:00Z">
              <w:r w:rsidR="007A4873">
                <w:rPr>
                  <w:rFonts w:hint="cs"/>
                  <w:color w:val="000000"/>
                  <w:cs/>
                </w:rPr>
                <w:t>ฏ</w:t>
              </w:r>
            </w:ins>
            <w:del w:id="64" w:author="Microsoft Office User" w:date="2022-12-03T15:46:00Z">
              <w:r w:rsidRPr="00515B85" w:rsidDel="007A4873">
                <w:rPr>
                  <w:color w:val="000000"/>
                  <w:cs/>
                </w:rPr>
                <w:delText>ฎ</w:delText>
              </w:r>
            </w:del>
            <w:r w:rsidRPr="00515B85">
              <w:rPr>
                <w:color w:val="000000"/>
                <w:cs/>
              </w:rPr>
              <w:t>ในใบ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1D48FAC8" w14:textId="4FC3F09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76EFD685" w14:textId="155949E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0B0B421A" w14:textId="1868329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1FEDDE32" w14:textId="2BDB285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4133E2B5" w14:textId="66B3AB4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05609DF4" w14:textId="6C9D532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7E00F07A" w14:textId="55BDB2E5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ins w:id="65" w:author="Microsoft Office User" w:date="2022-12-03T15:47:00Z">
              <w:r w:rsidR="007A4873">
                <w:rPr>
                  <w:rFonts w:hint="cs"/>
                  <w:color w:val="000000"/>
                  <w:cs/>
                </w:rPr>
                <w:t>้ำ</w:t>
              </w:r>
            </w:ins>
            <w:del w:id="66" w:author="Microsoft Office User" w:date="2022-12-03T15:47:00Z">
              <w:r w:rsidRPr="00515B85" w:rsidDel="007A4873">
                <w:rPr>
                  <w:color w:val="000000"/>
                  <w:cs/>
                </w:rPr>
                <w:delText>้า</w:delText>
              </w:r>
            </w:del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4AF4F499" w14:textId="3516C5A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05267F86" w14:textId="256B087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29F6F9C7" w14:textId="74BB74AE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>ผ่านช่องทางต่างๆ เช่น อีเมล</w:t>
            </w:r>
            <w:del w:id="67" w:author="Microsoft Office User" w:date="2022-12-03T15:47:00Z">
              <w:r w:rsidRPr="00515B85" w:rsidDel="007A4873">
                <w:rPr>
                  <w:color w:val="000000"/>
                  <w:cs/>
                </w:rPr>
                <w:delText>์</w:delText>
              </w:r>
            </w:del>
            <w:r w:rsidRPr="00515B85">
              <w:rPr>
                <w:color w:val="000000"/>
                <w:cs/>
              </w:rPr>
              <w:t xml:space="preserve">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515B85" w14:paraId="72375572" w14:textId="77777777" w:rsidTr="00515B85">
        <w:tc>
          <w:tcPr>
            <w:tcW w:w="2830" w:type="dxa"/>
          </w:tcPr>
          <w:p w14:paraId="3EF7BBD4" w14:textId="2024D9F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2E613016" w14:textId="592FBA8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4F190BA1" w14:textId="59E9FAE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42F6AB78" w14:textId="1DD2D0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del w:id="68" w:author="Microsoft Office User" w:date="2022-12-03T15:48:00Z">
              <w:r w:rsidRPr="00515B85" w:rsidDel="007A4873">
                <w:rPr>
                  <w:color w:val="000000"/>
                  <w:cs/>
                </w:rPr>
                <w:delText xml:space="preserve"> </w:delText>
              </w:r>
            </w:del>
            <w:r w:rsidRPr="00515B85">
              <w:rPr>
                <w:color w:val="000000"/>
              </w:rPr>
              <w:t>National e</w:t>
            </w:r>
            <w:ins w:id="69" w:author="Microsoft Office User" w:date="2022-12-03T15:48:00Z">
              <w:r w:rsidR="007A4873">
                <w:rPr>
                  <w:color w:val="000000"/>
                </w:rPr>
                <w:t>-</w:t>
              </w:r>
            </w:ins>
            <w:del w:id="70" w:author="Microsoft Office User" w:date="2022-12-03T15:48:00Z">
              <w:r w:rsidRPr="00515B85" w:rsidDel="007A4873">
                <w:rPr>
                  <w:color w:val="000000"/>
                </w:rPr>
                <w:delText xml:space="preserve"> </w:delText>
              </w:r>
            </w:del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4F69A605" w14:textId="6A4D9C9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79A417C2" w14:textId="4F036A0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 w:rsidR="00DD0F1D"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0ED7F3E" w14:textId="7105769B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515B85" w14:paraId="64FAC0C0" w14:textId="77777777" w:rsidTr="00515B85">
        <w:tc>
          <w:tcPr>
            <w:tcW w:w="2830" w:type="dxa"/>
          </w:tcPr>
          <w:p w14:paraId="2EBCE7B5" w14:textId="17FB29E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636E6516" w14:textId="70AB41E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482D1CD8" w14:textId="69D1DAE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0FC1874B" w14:textId="5F2B374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 w:rsidR="00EB2922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7BD8FA31" w14:textId="4F2377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ผ่านช่องทางต่างๆ เช่น อีเมล</w:t>
            </w:r>
            <w:del w:id="71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6889700A" w14:textId="05F98C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F0CB723" w14:textId="580CFEA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2011C68D" w14:textId="37073BC2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515B85" w14:paraId="722793C9" w14:textId="77777777" w:rsidTr="00515B85">
        <w:tc>
          <w:tcPr>
            <w:tcW w:w="2830" w:type="dxa"/>
          </w:tcPr>
          <w:p w14:paraId="6EAA7A0E" w14:textId="10612EA5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4CB36E30" w14:textId="43361CF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2E5DCF5D" w14:textId="6C63F1F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</w:t>
            </w:r>
            <w:del w:id="72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เป็นต้น</w:t>
            </w:r>
          </w:p>
          <w:p w14:paraId="04CC3EDB" w14:textId="1C35A6E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</w:t>
            </w:r>
            <w:del w:id="73" w:author="Microsoft Office User" w:date="2022-12-03T15:49:00Z">
              <w:r w:rsidRPr="004C4D83" w:rsidDel="007A4873">
                <w:rPr>
                  <w:color w:val="000000"/>
                  <w:cs/>
                </w:rPr>
                <w:delText>์</w:delText>
              </w:r>
            </w:del>
            <w:r w:rsidRPr="004C4D83">
              <w:rPr>
                <w:color w:val="000000"/>
                <w:cs/>
              </w:rPr>
              <w:t xml:space="preserve"> หรือเบอร์โทรศัพท์ติดต่อ ว่าเป็นที่อยู่ที่ถูกต้องสามารถติดต่อได้จริง</w:t>
            </w:r>
          </w:p>
          <w:p w14:paraId="0EF08D7E" w14:textId="4DE0646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2DB06763" w14:textId="1A26033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7E757739" w14:textId="45850976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47754AB3" w14:textId="00F8B0E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2E1A2F4" w14:textId="2515FE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465A8253" w14:textId="31180C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3EE6D41B" w14:textId="3FF011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696C74FA" w14:textId="290561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5D53CCCD" w14:textId="177C412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499894DB" w14:textId="4B46E0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1A200502" w14:textId="1209AD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1D19643F" w14:textId="61F38A3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4C4D83" w14:paraId="74B5DDD3" w14:textId="77777777" w:rsidTr="008011B2">
        <w:tc>
          <w:tcPr>
            <w:tcW w:w="2830" w:type="dxa"/>
          </w:tcPr>
          <w:p w14:paraId="792FBA6D" w14:textId="16727A6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484D2074" w14:textId="51E7060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0796C6D0" w14:textId="7ABE8AE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7EAD3306" w14:textId="2619450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5EF0715E" w14:textId="2180C58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2579450" w14:textId="2E5F636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370FD046" w14:textId="4AB89C3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4C4D83" w14:paraId="74B82E66" w14:textId="77777777" w:rsidTr="008011B2">
        <w:tc>
          <w:tcPr>
            <w:tcW w:w="2830" w:type="dxa"/>
          </w:tcPr>
          <w:p w14:paraId="000BE40A" w14:textId="3C5F9BFD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09D66A53" w14:textId="751D87B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4836B8A1" w14:textId="4F7E01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546A5516" w14:textId="08466C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0C6F00E5" w14:textId="45AC7E3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2BCBE7DD" w14:textId="227DF56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1188E7B3" w14:textId="1C23ACD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06FDACD0" w14:textId="7ABE913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189085AB" w14:textId="37A6583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6337F4D3" w14:textId="65AEDAD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4C4D83" w14:paraId="5233427E" w14:textId="77777777" w:rsidTr="008011B2">
        <w:tc>
          <w:tcPr>
            <w:tcW w:w="2830" w:type="dxa"/>
          </w:tcPr>
          <w:p w14:paraId="58D8EE2C" w14:textId="77289D9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67B80887" w14:textId="35CE8E9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28A78CB3" w14:textId="12754E5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6D61C5D2" w14:textId="20AC401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1ACE2C41" w14:textId="537ACB9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ระค่าธรรมเนียม เป็นต้น </w:t>
            </w:r>
            <w:r w:rsidRPr="004C4D83">
              <w:rPr>
                <w:color w:val="000000"/>
                <w:cs/>
              </w:rPr>
              <w:lastRenderedPageBreak/>
              <w:t>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701F7350" w14:textId="5AC07ED2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24F5BF9" w14:textId="6E8EDB0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1BD3F5B9" w14:textId="15BE0D6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8A38A54" w14:textId="7B671C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ins w:id="74" w:author="Microsoft Office User" w:date="2022-12-03T15:50:00Z"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del w:id="75" w:author="Microsoft Office User" w:date="2022-12-03T15:50:00Z">
              <w:r w:rsidR="00EB2922" w:rsidDel="007A4873">
                <w:rPr>
                  <w:rFonts w:hint="cs"/>
                  <w:color w:val="000000"/>
                  <w:cs/>
                </w:rPr>
                <w:delText>่</w:delText>
              </w:r>
              <w:r w:rsidRPr="004C4D83" w:rsidDel="007A4873">
                <w:rPr>
                  <w:color w:val="000000"/>
                  <w:cs/>
                </w:rPr>
                <w:delText>า</w:delText>
              </w:r>
            </w:del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3FB85E7D" w14:textId="0654AA5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2E2DA714" w14:textId="596B90F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5EFF6BA" w14:textId="6C88289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2FF6ADBB" w14:textId="38DB8D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</w:t>
            </w:r>
            <w:del w:id="76" w:author="Microsoft Office User" w:date="2022-12-03T15:51:00Z">
              <w:r w:rsidRPr="004C4D83" w:rsidDel="007A4873">
                <w:rPr>
                  <w:color w:val="000000"/>
                  <w:cs/>
                </w:rPr>
                <w:delText>ลา</w:delText>
              </w:r>
            </w:del>
            <w:ins w:id="77" w:author="Microsoft Office User" w:date="2022-12-03T15:51:00Z">
              <w:r w:rsidR="007A4873" w:rsidRPr="004C4D83">
                <w:rPr>
                  <w:color w:val="000000"/>
                  <w:cs/>
                </w:rPr>
                <w:t>ล</w:t>
              </w:r>
              <w:r w:rsidR="007A4873">
                <w:rPr>
                  <w:rFonts w:hint="cs"/>
                  <w:color w:val="000000"/>
                  <w:cs/>
                </w:rPr>
                <w:t>ำ</w:t>
              </w:r>
            </w:ins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1535F636" w14:textId="26B08E8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4C4D83" w14:paraId="461DFDCF" w14:textId="77777777" w:rsidTr="008011B2">
        <w:tc>
          <w:tcPr>
            <w:tcW w:w="2830" w:type="dxa"/>
          </w:tcPr>
          <w:p w14:paraId="138AC38D" w14:textId="533FDE7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514EC0F5" w14:textId="7DE1E48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1179A7C6" w14:textId="44578C0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674A13DB" w14:textId="39B6513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388D187F" w14:textId="59B6D2D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2B0E9919" w14:textId="360C35F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1F613461" w14:textId="4838F36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349BFC45" w14:textId="79D476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5E5AEC4C" w14:textId="568328B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4D7CC1A7" w14:textId="66F2237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515B85" w14:paraId="2541AAD3" w14:textId="77777777" w:rsidTr="00515B85">
        <w:tc>
          <w:tcPr>
            <w:tcW w:w="2830" w:type="dxa"/>
          </w:tcPr>
          <w:p w14:paraId="3B6BCF32" w14:textId="1A4B018E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คุณสมบัติทางเทคนิคอื่นๆ</w:t>
            </w:r>
          </w:p>
        </w:tc>
        <w:tc>
          <w:tcPr>
            <w:tcW w:w="5812" w:type="dxa"/>
          </w:tcPr>
          <w:p w14:paraId="218A2A2E" w14:textId="2A0C042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0AC2C120" w14:textId="4C3CF62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28CF00D" w14:textId="49D73E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7E1C0392" w14:textId="3F1B85D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110D0EEA" w14:textId="5CB351C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0CDF64EF" w14:textId="654CDE4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31F87F8A" w14:textId="5BB1877F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2F3434A2" w14:textId="77777777" w:rsidR="00515B85" w:rsidRP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515B85" w:rsidRPr="00F5341E" w:rsidSect="00EA3C26">
      <w:footerReference w:type="default" r:id="rId11"/>
      <w:pgSz w:w="11906" w:h="16838" w:code="9"/>
      <w:pgMar w:top="2160" w:right="1440" w:bottom="1440" w:left="180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79541" w14:textId="77777777" w:rsidR="001146A7" w:rsidRDefault="001146A7" w:rsidP="00B72412">
      <w:r>
        <w:separator/>
      </w:r>
    </w:p>
  </w:endnote>
  <w:endnote w:type="continuationSeparator" w:id="0">
    <w:p w14:paraId="7BC07150" w14:textId="77777777" w:rsidR="001146A7" w:rsidRDefault="001146A7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B17F" w14:textId="05224DE2" w:rsidR="000043A5" w:rsidRPr="00E465BD" w:rsidRDefault="000043A5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60A531E5" wp14:editId="6FC12243">
          <wp:simplePos x="0" y="0"/>
          <wp:positionH relativeFrom="margin">
            <wp:posOffset>3343910</wp:posOffset>
          </wp:positionH>
          <wp:positionV relativeFrom="paragraph">
            <wp:posOffset>-500380</wp:posOffset>
          </wp:positionV>
          <wp:extent cx="2187575" cy="467995"/>
          <wp:effectExtent l="0" t="0" r="3175" b="8255"/>
          <wp:wrapNone/>
          <wp:docPr id="65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67522E6" wp14:editId="36C8AE64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6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4BD70E31" wp14:editId="14483BC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322B04AF" wp14:editId="375F85E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8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3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E465BD">
      <w:rPr>
        <w:b/>
        <w:bCs/>
        <w:sz w:val="28"/>
        <w:szCs w:val="28"/>
        <w:cs/>
        <w:lang w:val="en-US"/>
      </w:rPr>
      <w:t>การออกแบบขั้นตอนการให้บริการผ่านระบบดิจิทัลที่เป็นมาตรฐาน (</w:t>
    </w:r>
    <w:r w:rsidRPr="00E465BD">
      <w:rPr>
        <w:b/>
        <w:bCs/>
        <w:sz w:val="28"/>
        <w:szCs w:val="28"/>
        <w:lang w:val="en-US"/>
      </w:rPr>
      <w:t>Digital Service Process)</w:t>
    </w:r>
    <w:r>
      <w:rPr>
        <w:rStyle w:val="PageNumber"/>
        <w:rFonts w:hint="cs"/>
        <w:sz w:val="28"/>
        <w:szCs w:val="28"/>
        <w:cs/>
      </w:rPr>
      <w:t xml:space="preserve">  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4B391" w14:textId="77777777" w:rsidR="001146A7" w:rsidRDefault="001146A7" w:rsidP="00B72412">
      <w:r>
        <w:separator/>
      </w:r>
    </w:p>
  </w:footnote>
  <w:footnote w:type="continuationSeparator" w:id="0">
    <w:p w14:paraId="2982C87F" w14:textId="77777777" w:rsidR="001146A7" w:rsidRDefault="001146A7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34AC6"/>
    <w:multiLevelType w:val="multilevel"/>
    <w:tmpl w:val="72988E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7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40F3E35"/>
    <w:multiLevelType w:val="hybridMultilevel"/>
    <w:tmpl w:val="CDCCA46A"/>
    <w:lvl w:ilvl="0" w:tplc="26363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1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6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30"/>
  </w:num>
  <w:num w:numId="15" w16cid:durableId="1874338707">
    <w:abstractNumId w:val="28"/>
  </w:num>
  <w:num w:numId="16" w16cid:durableId="1873106714">
    <w:abstractNumId w:val="10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0"/>
  </w:num>
  <w:num w:numId="20" w16cid:durableId="1022583898">
    <w:abstractNumId w:val="13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6"/>
  </w:num>
  <w:num w:numId="24" w16cid:durableId="146174387">
    <w:abstractNumId w:val="17"/>
  </w:num>
  <w:num w:numId="25" w16cid:durableId="1094396191">
    <w:abstractNumId w:val="38"/>
  </w:num>
  <w:num w:numId="26" w16cid:durableId="564992653">
    <w:abstractNumId w:val="14"/>
  </w:num>
  <w:num w:numId="27" w16cid:durableId="1974362825">
    <w:abstractNumId w:val="39"/>
  </w:num>
  <w:num w:numId="28" w16cid:durableId="2098987325">
    <w:abstractNumId w:val="23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7"/>
  </w:num>
  <w:num w:numId="33" w16cid:durableId="1965230746">
    <w:abstractNumId w:val="19"/>
  </w:num>
  <w:num w:numId="34" w16cid:durableId="1411391324">
    <w:abstractNumId w:val="36"/>
  </w:num>
  <w:num w:numId="35" w16cid:durableId="233666473">
    <w:abstractNumId w:val="33"/>
  </w:num>
  <w:num w:numId="36" w16cid:durableId="504827312">
    <w:abstractNumId w:val="18"/>
  </w:num>
  <w:num w:numId="37" w16cid:durableId="1607686888">
    <w:abstractNumId w:val="15"/>
  </w:num>
  <w:num w:numId="38" w16cid:durableId="1422794806">
    <w:abstractNumId w:val="22"/>
  </w:num>
  <w:num w:numId="39" w16cid:durableId="347100189">
    <w:abstractNumId w:val="34"/>
  </w:num>
  <w:num w:numId="40" w16cid:durableId="253562168">
    <w:abstractNumId w:val="2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trackRevision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3A5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882"/>
    <w:rsid w:val="00050BA2"/>
    <w:rsid w:val="000528A5"/>
    <w:rsid w:val="000543BA"/>
    <w:rsid w:val="00054899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6C6"/>
    <w:rsid w:val="00077961"/>
    <w:rsid w:val="00077C9D"/>
    <w:rsid w:val="00080C66"/>
    <w:rsid w:val="00080DAE"/>
    <w:rsid w:val="00085988"/>
    <w:rsid w:val="00085F71"/>
    <w:rsid w:val="0008605D"/>
    <w:rsid w:val="00086F97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E85"/>
    <w:rsid w:val="000C15A4"/>
    <w:rsid w:val="000C1B5C"/>
    <w:rsid w:val="000C33CA"/>
    <w:rsid w:val="000C3F4B"/>
    <w:rsid w:val="000C4ABF"/>
    <w:rsid w:val="000C7998"/>
    <w:rsid w:val="000D0126"/>
    <w:rsid w:val="000D1BBD"/>
    <w:rsid w:val="000D51F1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E8A"/>
    <w:rsid w:val="000F203E"/>
    <w:rsid w:val="000F3058"/>
    <w:rsid w:val="000F52C9"/>
    <w:rsid w:val="000F54AA"/>
    <w:rsid w:val="000F58A0"/>
    <w:rsid w:val="000F5991"/>
    <w:rsid w:val="000F5D79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AEB"/>
    <w:rsid w:val="00112E43"/>
    <w:rsid w:val="0011439D"/>
    <w:rsid w:val="001146A7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450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0F7"/>
    <w:rsid w:val="001B5FDE"/>
    <w:rsid w:val="001B7177"/>
    <w:rsid w:val="001C074A"/>
    <w:rsid w:val="001C10F8"/>
    <w:rsid w:val="001C294C"/>
    <w:rsid w:val="001C3AD1"/>
    <w:rsid w:val="001C48CC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6CC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39A7"/>
    <w:rsid w:val="0023421E"/>
    <w:rsid w:val="00236A75"/>
    <w:rsid w:val="00237896"/>
    <w:rsid w:val="00241E22"/>
    <w:rsid w:val="0024240F"/>
    <w:rsid w:val="00242812"/>
    <w:rsid w:val="00244D15"/>
    <w:rsid w:val="00246339"/>
    <w:rsid w:val="00247FCF"/>
    <w:rsid w:val="002521ED"/>
    <w:rsid w:val="00252928"/>
    <w:rsid w:val="00253914"/>
    <w:rsid w:val="0025492C"/>
    <w:rsid w:val="00254EDF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199B"/>
    <w:rsid w:val="00272F0E"/>
    <w:rsid w:val="00272F52"/>
    <w:rsid w:val="002730C0"/>
    <w:rsid w:val="0027400F"/>
    <w:rsid w:val="002764E6"/>
    <w:rsid w:val="00276740"/>
    <w:rsid w:val="00276F4D"/>
    <w:rsid w:val="0027746D"/>
    <w:rsid w:val="002776C9"/>
    <w:rsid w:val="00277D46"/>
    <w:rsid w:val="0028187C"/>
    <w:rsid w:val="00283802"/>
    <w:rsid w:val="002843F1"/>
    <w:rsid w:val="00284D5E"/>
    <w:rsid w:val="0028530E"/>
    <w:rsid w:val="002855EB"/>
    <w:rsid w:val="0028768F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6910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3F06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2AEE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5B0C"/>
    <w:rsid w:val="004763DA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4D83"/>
    <w:rsid w:val="004C592A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B85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376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2F0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4CF4"/>
    <w:rsid w:val="005D55EB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3940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3DF9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572F4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57EF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4873"/>
    <w:rsid w:val="007A7205"/>
    <w:rsid w:val="007B0BE7"/>
    <w:rsid w:val="007B1649"/>
    <w:rsid w:val="007B1B06"/>
    <w:rsid w:val="007B2FCC"/>
    <w:rsid w:val="007B34D7"/>
    <w:rsid w:val="007B46CA"/>
    <w:rsid w:val="007B4CF0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1FF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678"/>
    <w:rsid w:val="008A4630"/>
    <w:rsid w:val="008A60AA"/>
    <w:rsid w:val="008A7AB4"/>
    <w:rsid w:val="008A7ED0"/>
    <w:rsid w:val="008B026B"/>
    <w:rsid w:val="008B0CA8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2B55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81E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37A1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0BE1"/>
    <w:rsid w:val="00980FB7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22D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0903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0E1B"/>
    <w:rsid w:val="00A31288"/>
    <w:rsid w:val="00A31A00"/>
    <w:rsid w:val="00A31A77"/>
    <w:rsid w:val="00A34B11"/>
    <w:rsid w:val="00A35ABE"/>
    <w:rsid w:val="00A3628C"/>
    <w:rsid w:val="00A37ACA"/>
    <w:rsid w:val="00A41A4F"/>
    <w:rsid w:val="00A41B5D"/>
    <w:rsid w:val="00A432FA"/>
    <w:rsid w:val="00A43AD3"/>
    <w:rsid w:val="00A452E4"/>
    <w:rsid w:val="00A461C9"/>
    <w:rsid w:val="00A524BC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392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6CD1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28F"/>
    <w:rsid w:val="00BB5ACE"/>
    <w:rsid w:val="00BB69E8"/>
    <w:rsid w:val="00BB7F96"/>
    <w:rsid w:val="00BC12E6"/>
    <w:rsid w:val="00BC1F59"/>
    <w:rsid w:val="00BC4A72"/>
    <w:rsid w:val="00BC4DEB"/>
    <w:rsid w:val="00BC627E"/>
    <w:rsid w:val="00BC67A8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45F33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3855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583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9CC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BB2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304"/>
    <w:rsid w:val="00D6271B"/>
    <w:rsid w:val="00D63C81"/>
    <w:rsid w:val="00D644E6"/>
    <w:rsid w:val="00D67E86"/>
    <w:rsid w:val="00D743D2"/>
    <w:rsid w:val="00D745D9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0F1D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055B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3C26"/>
    <w:rsid w:val="00EB281C"/>
    <w:rsid w:val="00EB2922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756A"/>
    <w:rsid w:val="00ED0EF8"/>
    <w:rsid w:val="00ED25D4"/>
    <w:rsid w:val="00ED5AC1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1EB9"/>
    <w:rsid w:val="00F33403"/>
    <w:rsid w:val="00F33667"/>
    <w:rsid w:val="00F33908"/>
    <w:rsid w:val="00F35874"/>
    <w:rsid w:val="00F37224"/>
    <w:rsid w:val="00F4206C"/>
    <w:rsid w:val="00F429B2"/>
    <w:rsid w:val="00F467C0"/>
    <w:rsid w:val="00F47420"/>
    <w:rsid w:val="00F47EF6"/>
    <w:rsid w:val="00F50C5B"/>
    <w:rsid w:val="00F5341E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316C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27199B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3005</Words>
  <Characters>17132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3</cp:revision>
  <cp:lastPrinted>2022-10-19T06:22:00Z</cp:lastPrinted>
  <dcterms:created xsi:type="dcterms:W3CDTF">2022-12-03T08:14:00Z</dcterms:created>
  <dcterms:modified xsi:type="dcterms:W3CDTF">2022-12-03T08:53:00Z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bdd9e5f92630c412849c47fb0720e31b0775e35c7695e49c52449293c6bd735e</vt:lpwstr>
  </property>
</Properties>
</file>