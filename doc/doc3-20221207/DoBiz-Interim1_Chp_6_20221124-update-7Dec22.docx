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D9714" w14:textId="7DC4A4DB" w:rsidR="004A3C5F" w:rsidRPr="00201F66" w:rsidRDefault="00A95A7F" w:rsidP="00201F66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0" w:name="_Hlk113907200"/>
      <w:bookmarkEnd w:id="0"/>
      <w:r w:rsidRPr="00201F66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บท</w:t>
      </w:r>
      <w:r w:rsidR="00077961" w:rsidRPr="00201F66">
        <w:rPr>
          <w:rFonts w:eastAsia="Calibri"/>
          <w:b/>
          <w:bCs/>
          <w:color w:val="000000"/>
          <w:sz w:val="48"/>
          <w:szCs w:val="48"/>
          <w:cs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ที่ </w:t>
      </w:r>
      <w:r w:rsidR="00F65992" w:rsidRPr="00201F66">
        <w:rPr>
          <w:rFonts w:eastAsia="Calibri"/>
          <w:b/>
          <w:bCs/>
          <w:color w:val="000000"/>
          <w:sz w:val="48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6</w:t>
      </w:r>
    </w:p>
    <w:p w14:paraId="6F29B992" w14:textId="6D7244C4" w:rsidR="008F5ACB" w:rsidRPr="00201F66" w:rsidRDefault="00F65992" w:rsidP="00201F66">
      <w:pPr>
        <w:tabs>
          <w:tab w:val="left" w:pos="720"/>
          <w:tab w:val="left" w:pos="1620"/>
          <w:tab w:val="center" w:pos="8460"/>
        </w:tabs>
        <w:autoSpaceDE w:val="0"/>
        <w:autoSpaceDN w:val="0"/>
        <w:adjustRightInd w:val="0"/>
        <w:spacing w:line="228" w:lineRule="auto"/>
        <w:jc w:val="right"/>
        <w:rPr>
          <w:b/>
          <w:bCs/>
          <w:color w:val="000000"/>
          <w:sz w:val="48"/>
          <w:szCs w:val="48"/>
        </w:rPr>
      </w:pPr>
      <w:r w:rsidRPr="00201F66">
        <w:rPr>
          <w:b/>
          <w:bCs/>
          <w:color w:val="000000"/>
          <w:sz w:val="48"/>
          <w:szCs w:val="48"/>
          <w:cs/>
        </w:rPr>
        <w:t>ความสามารถของระบบงานเพื่อรองรับการเชื่อมโยง</w:t>
      </w:r>
    </w:p>
    <w:p w14:paraId="2EC1180B" w14:textId="284F4A85" w:rsidR="006359B5" w:rsidRDefault="006359B5" w:rsidP="004C6E97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97ED1A6" w14:textId="77777777" w:rsidR="00A0120A" w:rsidRDefault="005C4F6E" w:rsidP="005C2660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การพัฒนา</w:t>
      </w:r>
      <w:r w:rsidR="00E76A3E" w:rsidRPr="00E76A3E">
        <w:rPr>
          <w:color w:val="000000"/>
          <w:cs/>
        </w:rPr>
        <w:t>ระบบอำนวยความสะดวกในการประกอบธุรกิจแบบครบวงจร</w:t>
      </w:r>
      <w:r>
        <w:rPr>
          <w:rFonts w:hint="cs"/>
          <w:color w:val="000000"/>
          <w:cs/>
        </w:rPr>
        <w:t xml:space="preserve">มีความยากและซับซ้อนในหลายองค์ประกอบ ที่สำคัญคือการที่มีหน่วยงานหลายหน่วยงานเกี่ยวข้อง แต่ละหน่วยงานให้บริการภาคธุรกิจในมิติที่แตกต่างกัน ด้วยเหตุนี้กระบวนการให้บริการจึงแตกต่างกัน เอกสารที่เกี่ยวข้องแตกต่างกัน ที่ผ่านมาเป็นหน้าที่ของภาคธุรกิจที่ต้องการใบอนุญาตหรือบริการอะไร ก็ต้องศึกษาเอง เมื่อพบว่ากิจการที่ตนต้องการทำนั้นจำเป็นต้องไปขออนุญาตหลายหน่วยงาน ดังนั้นเพื่ออำนวยความสะดวกให้ภาคธุรกิจจึงมีการริเริ่มพัฒนาระบบอำนวยความสะดวกแบบครบวงจรนี้ขึ้น เพื่อใช้ระบบดิจิทัลเป็นเครื่องมือหลักในการทำให้การขออนุญาตและบริการสามารถทำได้จากจุดเดียว หรือจากที่ไหนก็ได้ </w:t>
      </w:r>
    </w:p>
    <w:p w14:paraId="51146BA8" w14:textId="4C5BB7D2" w:rsidR="00A0120A" w:rsidRDefault="005C4F6E" w:rsidP="005C2660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หลักการสำคัญคือ การทำให้เอกสารอิเล็กทรอนิกส์ รับส่งแลกเปลี่ยนและใช้งานร่วมกันได้</w:t>
      </w:r>
      <w:r w:rsidR="00A0120A">
        <w:rPr>
          <w:rFonts w:hint="cs"/>
          <w:color w:val="000000"/>
          <w:cs/>
        </w:rPr>
        <w:t>ระบบดิจิทัลของหน่วยงานสามารถปฏิบัติงานร่วมกันในได้ในกระบวนการให้บริการประชาชน ซึ่งระบบ</w:t>
      </w:r>
      <w:r w:rsidR="003231F0">
        <w:rPr>
          <w:rFonts w:hint="cs"/>
          <w:color w:val="000000"/>
          <w:cs/>
        </w:rPr>
        <w:t>ดิจิทัล</w:t>
      </w:r>
      <w:r w:rsidR="00A0120A">
        <w:rPr>
          <w:rFonts w:hint="cs"/>
          <w:color w:val="000000"/>
          <w:cs/>
        </w:rPr>
        <w:t>ของหน่วยงานต้องมีความสามารถ</w:t>
      </w:r>
      <w:r w:rsidR="003231F0">
        <w:rPr>
          <w:rFonts w:hint="cs"/>
          <w:color w:val="000000"/>
          <w:cs/>
        </w:rPr>
        <w:t>อย่างน้อยดังต่อไปนี้</w:t>
      </w:r>
    </w:p>
    <w:p w14:paraId="3231A634" w14:textId="47AB2B69" w:rsidR="00A0120A" w:rsidRPr="00BB79C4" w:rsidRDefault="00A0120A" w:rsidP="00A0120A">
      <w:pPr>
        <w:pStyle w:val="ListParagraph"/>
        <w:numPr>
          <w:ilvl w:val="0"/>
          <w:numId w:val="41"/>
        </w:numPr>
        <w:shd w:val="clear" w:color="auto" w:fill="FFFFFF"/>
        <w:spacing w:line="228" w:lineRule="auto"/>
        <w:jc w:val="thaiDistribute"/>
        <w:outlineLvl w:val="1"/>
        <w:rPr>
          <w:rFonts w:ascii="TH SarabunPSK" w:eastAsiaTheme="minorEastAsia" w:hAnsi="TH SarabunPSK" w:cs="TH SarabunPSK"/>
          <w:color w:val="000000"/>
          <w:sz w:val="32"/>
          <w:szCs w:val="32"/>
          <w:lang w:eastAsia="ja-JP"/>
        </w:rPr>
      </w:pPr>
      <w:r w:rsidRPr="00BB79C4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ระบบดิจิทัลสามารถให้เข้าถึงเอกสารอิเล็กทรอนิกส์ได้ผ่านเครือข่ายอินเทอร์เน็ตโดยใช้รหัสอ้างอิง </w:t>
      </w: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lang w:eastAsia="ja-JP"/>
        </w:rPr>
        <w:t>IRI</w:t>
      </w: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cs/>
          <w:lang w:eastAsia="ja-JP"/>
        </w:rPr>
        <w:t xml:space="preserve"> </w:t>
      </w:r>
      <w:r w:rsidR="003231F0"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cs/>
          <w:lang w:eastAsia="ja-JP"/>
        </w:rPr>
        <w:t xml:space="preserve">ด้วยวิธีการมาตรฐาน </w:t>
      </w:r>
      <w:r w:rsidR="003231F0"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lang w:eastAsia="ja-JP"/>
        </w:rPr>
        <w:t>Linked Data</w:t>
      </w:r>
    </w:p>
    <w:p w14:paraId="10949AE6" w14:textId="721002C5" w:rsidR="00A0120A" w:rsidRPr="00BB79C4" w:rsidRDefault="00A0120A" w:rsidP="00A0120A">
      <w:pPr>
        <w:pStyle w:val="ListParagraph"/>
        <w:numPr>
          <w:ilvl w:val="0"/>
          <w:numId w:val="41"/>
        </w:numPr>
        <w:shd w:val="clear" w:color="auto" w:fill="FFFFFF"/>
        <w:spacing w:line="228" w:lineRule="auto"/>
        <w:jc w:val="thaiDistribute"/>
        <w:outlineLvl w:val="1"/>
        <w:rPr>
          <w:rFonts w:ascii="TH SarabunPSK" w:eastAsiaTheme="minorEastAsia" w:hAnsi="TH SarabunPSK" w:cs="TH SarabunPSK"/>
          <w:color w:val="000000"/>
          <w:sz w:val="32"/>
          <w:szCs w:val="32"/>
          <w:lang w:eastAsia="ja-JP"/>
        </w:rPr>
      </w:pP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cs/>
          <w:lang w:eastAsia="ja-JP"/>
        </w:rPr>
        <w:t>หน่วยงานจัดทำข้อมูลรายละเอียดการให้บริการและสร้างกลไกให้สามารถสืบค้นข้อมูลนั้นได้อย่างอัตโนมัติ ด้วยระบบ</w:t>
      </w: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lang w:eastAsia="ja-JP"/>
        </w:rPr>
        <w:t xml:space="preserve"> </w:t>
      </w: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cs/>
          <w:lang w:eastAsia="ja-JP"/>
        </w:rPr>
        <w:t>แคตตาล็อกที่เชื่อมโยงกันได้ทุกหน่วยงาน</w:t>
      </w:r>
    </w:p>
    <w:p w14:paraId="6B472BE9" w14:textId="66C39472" w:rsidR="00A0120A" w:rsidRPr="00BB79C4" w:rsidRDefault="003231F0" w:rsidP="00A0120A">
      <w:pPr>
        <w:pStyle w:val="ListParagraph"/>
        <w:numPr>
          <w:ilvl w:val="0"/>
          <w:numId w:val="41"/>
        </w:numPr>
        <w:shd w:val="clear" w:color="auto" w:fill="FFFFFF"/>
        <w:spacing w:line="228" w:lineRule="auto"/>
        <w:jc w:val="thaiDistribute"/>
        <w:outlineLvl w:val="1"/>
        <w:rPr>
          <w:rFonts w:ascii="TH SarabunPSK" w:eastAsiaTheme="minorEastAsia" w:hAnsi="TH SarabunPSK" w:cs="TH SarabunPSK"/>
          <w:color w:val="000000"/>
          <w:sz w:val="32"/>
          <w:szCs w:val="32"/>
          <w:lang w:eastAsia="ja-JP"/>
        </w:rPr>
      </w:pP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cs/>
          <w:lang w:eastAsia="ja-JP"/>
        </w:rPr>
        <w:t xml:space="preserve">ระบบดิจิทัลสามารถปฏิบัติการร่วมกันข้ามระบบ ข้ามหน่วยงานด้วยการเปิดช่องทาง </w:t>
      </w:r>
      <w:r w:rsidRPr="00BB79C4">
        <w:rPr>
          <w:rFonts w:ascii="TH SarabunPSK" w:eastAsiaTheme="minorEastAsia" w:hAnsi="TH SarabunPSK" w:cs="TH SarabunPSK" w:hint="cs"/>
          <w:color w:val="000000"/>
          <w:sz w:val="32"/>
          <w:szCs w:val="32"/>
          <w:lang w:eastAsia="ja-JP"/>
        </w:rPr>
        <w:t>API (Application Program Interface)</w:t>
      </w:r>
    </w:p>
    <w:p w14:paraId="27C9523B" w14:textId="56CC2E8C" w:rsidR="005C4F6E" w:rsidRDefault="005C4F6E" w:rsidP="00182BF4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7222A6F2" w14:textId="7E446712" w:rsidR="00182BF4" w:rsidRDefault="00182BF4" w:rsidP="00182BF4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2133076A" w14:textId="6E145BF9" w:rsidR="00182BF4" w:rsidRPr="00BB79C4" w:rsidRDefault="00182BF4" w:rsidP="00182BF4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cs/>
          <w:lang w:eastAsia="ja-JP"/>
        </w:rPr>
      </w:pPr>
      <w:r w:rsidRPr="00BB79C4">
        <w:rPr>
          <w:rFonts w:eastAsiaTheme="minorEastAsia" w:hint="cs"/>
          <w:b/>
          <w:bCs/>
          <w:color w:val="000000"/>
          <w:u w:val="single"/>
          <w:cs/>
          <w:lang w:eastAsia="ja-JP"/>
        </w:rPr>
        <w:t xml:space="preserve">ระบบ </w:t>
      </w:r>
      <w:r w:rsidRPr="00BB79C4">
        <w:rPr>
          <w:rFonts w:eastAsiaTheme="minorEastAsia" w:hint="eastAsia"/>
          <w:b/>
          <w:bCs/>
          <w:color w:val="000000"/>
          <w:u w:val="single"/>
          <w:lang w:eastAsia="ja-JP"/>
        </w:rPr>
        <w:t>L</w:t>
      </w:r>
      <w:r w:rsidRPr="00BB79C4">
        <w:rPr>
          <w:rFonts w:eastAsiaTheme="minorEastAsia"/>
          <w:b/>
          <w:bCs/>
          <w:color w:val="000000"/>
          <w:u w:val="single"/>
          <w:lang w:eastAsia="ja-JP"/>
        </w:rPr>
        <w:t xml:space="preserve">inked Data </w:t>
      </w:r>
      <w:r w:rsidRPr="00BB79C4">
        <w:rPr>
          <w:rFonts w:eastAsiaTheme="minorEastAsia" w:hint="cs"/>
          <w:b/>
          <w:bCs/>
          <w:color w:val="000000"/>
          <w:u w:val="single"/>
          <w:cs/>
          <w:lang w:eastAsia="ja-JP"/>
        </w:rPr>
        <w:t>เพื่อการเข้าถึงเอกสาร</w:t>
      </w:r>
    </w:p>
    <w:p w14:paraId="5EB40536" w14:textId="77777777" w:rsidR="00182BF4" w:rsidRDefault="00182BF4" w:rsidP="00182BF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53988B45" w14:textId="6D0C1269" w:rsidR="00182BF4" w:rsidRPr="005C4F6E" w:rsidRDefault="00182BF4" w:rsidP="00182BF4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โดยทั่วไปหน่วยงานเจ้าของใบอนุญาตและบริการมีการให้บริการและจัดเก็บเอกสารที่เกี่ยวข้องไว้ในระบบดิจิทัลของตน ใบอนุญาตและหนังสือสำคัญที่เกี่ยวข้องจะต้องถูกผลิตในรูปแบบอิเล็กทรอนิกส์สอดคล้องตามมาตรฐานที่กำหนด และเอกสารอิเล็กทรอนิกส์นั้นต้องสามารถอ้างอิงได้ด้วยรหัส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และระบบดิจิทัลจะต้องสามารถให้เข้าถึงเอกสารนั้นได้โดยง่าย โดยใช้มาตรฐาน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 xml:space="preserve">inked Data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 w:hint="eastAsia"/>
          <w:color w:val="000000"/>
          <w:lang w:eastAsia="ja-JP"/>
        </w:rPr>
        <w:t>S</w:t>
      </w:r>
      <w:r>
        <w:rPr>
          <w:rFonts w:eastAsiaTheme="minorEastAsia"/>
          <w:color w:val="000000"/>
          <w:lang w:eastAsia="ja-JP"/>
        </w:rPr>
        <w:t>emantic Web</w:t>
      </w:r>
    </w:p>
    <w:p w14:paraId="04F92E66" w14:textId="778712E8" w:rsidR="005C4F6E" w:rsidRPr="00182BF4" w:rsidRDefault="00182BF4" w:rsidP="005C2660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hint="cs"/>
          <w:color w:val="000000"/>
          <w:cs/>
        </w:rPr>
        <w:t xml:space="preserve">เมื่อผู้ใช้ธุรกิจต้องการเข้าถึงเอกสารอิเล็กทรอนิกส์ และรู้รหัสอ้างอิง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ของเอกสารนั้น ซึ่งโดยส่วนมากมักใช้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ที่อยู่ในรูปแบบ </w:t>
      </w:r>
      <w:r>
        <w:rPr>
          <w:rFonts w:eastAsiaTheme="minorEastAsia" w:hint="eastAsia"/>
          <w:color w:val="000000"/>
          <w:lang w:eastAsia="ja-JP"/>
        </w:rPr>
        <w:t>U</w:t>
      </w:r>
      <w:r>
        <w:rPr>
          <w:rFonts w:eastAsiaTheme="minorEastAsia"/>
          <w:color w:val="000000"/>
          <w:lang w:eastAsia="ja-JP"/>
        </w:rPr>
        <w:t xml:space="preserve">RL </w:t>
      </w:r>
      <w:r>
        <w:rPr>
          <w:rFonts w:eastAsiaTheme="minorEastAsia" w:hint="cs"/>
          <w:color w:val="000000"/>
          <w:cs/>
          <w:lang w:eastAsia="ja-JP"/>
        </w:rPr>
        <w:t xml:space="preserve">หรือ เริ่มต้นด้วย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>ttp:</w:t>
      </w:r>
      <w:r>
        <w:rPr>
          <w:rFonts w:eastAsiaTheme="minorEastAsia" w:hint="eastAsia"/>
          <w:color w:val="000000"/>
          <w:lang w:eastAsia="ja-JP"/>
        </w:rPr>
        <w:t>/</w:t>
      </w:r>
      <w:r>
        <w:rPr>
          <w:rFonts w:eastAsiaTheme="minorEastAsia"/>
          <w:color w:val="000000"/>
          <w:lang w:eastAsia="ja-JP"/>
        </w:rPr>
        <w:t xml:space="preserve">/ </w:t>
      </w:r>
      <w:r>
        <w:rPr>
          <w:rFonts w:eastAsiaTheme="minorEastAsia" w:hint="cs"/>
          <w:color w:val="000000"/>
          <w:cs/>
          <w:lang w:eastAsia="ja-JP"/>
        </w:rPr>
        <w:t xml:space="preserve">หรือ </w:t>
      </w:r>
      <w:r>
        <w:rPr>
          <w:rFonts w:eastAsiaTheme="minorEastAsia" w:hint="eastAsia"/>
          <w:color w:val="000000"/>
          <w:lang w:eastAsia="ja-JP"/>
        </w:rPr>
        <w:t>h</w:t>
      </w:r>
      <w:r>
        <w:rPr>
          <w:rFonts w:eastAsiaTheme="minorEastAsia"/>
          <w:color w:val="000000"/>
          <w:lang w:eastAsia="ja-JP"/>
        </w:rPr>
        <w:t xml:space="preserve">ttps:// </w:t>
      </w:r>
      <w:r>
        <w:rPr>
          <w:rFonts w:eastAsiaTheme="minorEastAsia" w:hint="cs"/>
          <w:color w:val="000000"/>
          <w:cs/>
          <w:lang w:eastAsia="ja-JP"/>
        </w:rPr>
        <w:t>ต่อด้วยโดเมนเนมของหน่วยงานเจ้าของเอกสาร</w:t>
      </w:r>
      <w:r w:rsidR="005608D8">
        <w:rPr>
          <w:rFonts w:eastAsiaTheme="minorEastAsia" w:hint="cs"/>
          <w:color w:val="000000"/>
          <w:cs/>
          <w:lang w:eastAsia="ja-JP"/>
        </w:rPr>
        <w:t xml:space="preserve"> และตามด้วย</w:t>
      </w:r>
      <w:r w:rsidR="007E6890">
        <w:rPr>
          <w:rFonts w:eastAsiaTheme="minorEastAsia" w:hint="cs"/>
          <w:color w:val="000000"/>
          <w:cs/>
          <w:lang w:eastAsia="ja-JP"/>
        </w:rPr>
        <w:t>ตัวอักษรที่สามารถอ้างถึงเอกสารนั้นได้ ซึ่งอาจเป็นเลขที่</w:t>
      </w:r>
      <w:r w:rsidR="007E6890">
        <w:rPr>
          <w:rFonts w:eastAsiaTheme="minorEastAsia" w:hint="cs"/>
          <w:color w:val="000000"/>
          <w:cs/>
          <w:lang w:eastAsia="ja-JP"/>
        </w:rPr>
        <w:lastRenderedPageBreak/>
        <w:t xml:space="preserve">ใบอนุญาต ผู้ใช้สามารถใช้ </w:t>
      </w:r>
      <w:r w:rsidR="007E6890">
        <w:rPr>
          <w:rFonts w:eastAsiaTheme="minorEastAsia" w:hint="eastAsia"/>
          <w:color w:val="000000"/>
          <w:lang w:eastAsia="ja-JP"/>
        </w:rPr>
        <w:t>I</w:t>
      </w:r>
      <w:r w:rsidR="007E6890">
        <w:rPr>
          <w:rFonts w:eastAsiaTheme="minorEastAsia"/>
          <w:color w:val="000000"/>
          <w:lang w:eastAsia="ja-JP"/>
        </w:rPr>
        <w:t xml:space="preserve">RI </w:t>
      </w:r>
      <w:r w:rsidR="007E6890">
        <w:rPr>
          <w:rFonts w:eastAsiaTheme="minorEastAsia" w:hint="cs"/>
          <w:color w:val="000000"/>
          <w:cs/>
          <w:lang w:eastAsia="ja-JP"/>
        </w:rPr>
        <w:t>นั้นแทนลิ้งค์ เพื่อเข้าถึงเอกสารนั้นได้ทันที ระบบดิจิทัลของหน่วยงานควรต้องมีความสามารถนั้น โดยปรกติมักจะใช้ระบบเดียวกันกับระบบซอฟต์แวร์ที่ทำเว็บไซต์ของหน่วยงาน การเข้าถึงโดยผู้ใช้ที่ใช้อุปกรณ์คอมพิวเตอร์หรือสมาร์ทโฟนก็สามารถเข้าถึงได้ง่าย โดยใช้เว็บเบราว์เซอร์เช่นเดียวกับการเข้าดูเว็บไซต์นั่นเอง</w:t>
      </w:r>
    </w:p>
    <w:p w14:paraId="28B62EB8" w14:textId="702B0EAD" w:rsidR="00174ACE" w:rsidRPr="005C4F6E" w:rsidRDefault="00174AC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3EDEE7C7" w14:textId="67D933C4" w:rsidR="00174ACE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5B39E1CD" wp14:editId="5F76B3B6">
            <wp:extent cx="5502910" cy="18268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090" w14:textId="112E2D5A" w:rsidR="00E24EDC" w:rsidRPr="00B65D35" w:rsidRDefault="007E6890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color w:val="000000"/>
          <w:cs/>
        </w:rPr>
        <w:tab/>
      </w: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 w:rsidRPr="00E76A3E">
        <w:rPr>
          <w:b/>
          <w:bCs/>
          <w:color w:val="000000"/>
        </w:rPr>
        <w:t>1</w:t>
      </w:r>
      <w:r>
        <w:rPr>
          <w:color w:val="000000"/>
        </w:rPr>
        <w:t xml:space="preserve"> </w:t>
      </w:r>
      <w:r w:rsidRPr="00E76A3E">
        <w:rPr>
          <w:color w:val="000000"/>
          <w:cs/>
        </w:rPr>
        <w:t>ความสามารถ</w:t>
      </w:r>
      <w:r w:rsidR="00B65D35">
        <w:rPr>
          <w:rFonts w:hint="cs"/>
          <w:color w:val="000000"/>
          <w:cs/>
        </w:rPr>
        <w:t xml:space="preserve">ในการทำ </w:t>
      </w:r>
      <w:r w:rsidR="00B65D35">
        <w:rPr>
          <w:rFonts w:eastAsiaTheme="minorEastAsia" w:hint="eastAsia"/>
          <w:color w:val="000000"/>
          <w:lang w:eastAsia="ja-JP"/>
        </w:rPr>
        <w:t>L</w:t>
      </w:r>
      <w:r w:rsidR="00B65D35">
        <w:rPr>
          <w:rFonts w:eastAsiaTheme="minorEastAsia"/>
          <w:color w:val="000000"/>
          <w:lang w:eastAsia="ja-JP"/>
        </w:rPr>
        <w:t>inked Data</w:t>
      </w:r>
      <w:r w:rsidR="00B65D35">
        <w:rPr>
          <w:noProof/>
        </w:rPr>
        <w:drawing>
          <wp:inline distT="0" distB="0" distL="0" distR="0" wp14:anchorId="6235344A" wp14:editId="2E23D553">
            <wp:extent cx="117920" cy="127903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5D35">
        <w:rPr>
          <w:rFonts w:eastAsiaTheme="minorEastAsia"/>
          <w:color w:val="000000"/>
          <w:lang w:eastAsia="ja-JP"/>
        </w:rPr>
        <w:t xml:space="preserve"> </w:t>
      </w:r>
      <w:r w:rsidR="00B65D35">
        <w:rPr>
          <w:rFonts w:eastAsiaTheme="minorEastAsia" w:hint="cs"/>
          <w:color w:val="000000"/>
          <w:cs/>
          <w:lang w:eastAsia="ja-JP"/>
        </w:rPr>
        <w:t>เพื่อให้เข้าถึงเอกสารอิเล็กทรอนิกส์ได้ด้วยเว็บเทคโนโลยี</w:t>
      </w:r>
    </w:p>
    <w:p w14:paraId="44F7DDF1" w14:textId="77777777" w:rsidR="00B65D35" w:rsidRDefault="00B65D35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4FC2F90F" w14:textId="2573DEF5" w:rsidR="00E24EDC" w:rsidRDefault="00B65D35" w:rsidP="00B65D35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t>เมื่อผู้ใช้เป็นบุคคลใช้เบราว์เซอร์ดูก็จะได้เว็บแสดงรายละเอียดใบอนุญาต แต่ถ้าใช้ระบบดิจิทัลเรียกดู จะสามารถเข้าใจความมากได้มากกว่านั้น เช่น เป็นเอกสารอะไร เป็นใบอนุญาตอะไร มีข้อมูลรายละเอียดอะไรบ้าง เป็นต้น ความสามารถเช่นนี้จะมีให้ระบบดิจิทัลของต่างหน่วยงานกันสามารถเข้าใจและปฏิบัติการร่วมกันได้อย่างมีประสิทธิภาพยิ่งขึ้น ลดภาระของคนที่จะต้องเข้าทำงานเองในบางเรื่อง</w:t>
      </w:r>
    </w:p>
    <w:p w14:paraId="693D2D1A" w14:textId="42991609" w:rsidR="00B65D35" w:rsidRDefault="00B65D35" w:rsidP="00B65D3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ความสามารถ </w:t>
      </w:r>
      <w:r>
        <w:rPr>
          <w:rFonts w:eastAsiaTheme="minorEastAsia" w:hint="eastAsia"/>
          <w:color w:val="000000"/>
          <w:lang w:eastAsia="ja-JP"/>
        </w:rPr>
        <w:t>L</w:t>
      </w:r>
      <w:r>
        <w:rPr>
          <w:rFonts w:eastAsiaTheme="minorEastAsia"/>
          <w:color w:val="000000"/>
          <w:lang w:eastAsia="ja-JP"/>
        </w:rPr>
        <w:t>inked Data</w:t>
      </w:r>
      <w:r>
        <w:rPr>
          <w:noProof/>
        </w:rPr>
        <w:drawing>
          <wp:inline distT="0" distB="0" distL="0" distR="0" wp14:anchorId="6A4AF695" wp14:editId="58E294A9">
            <wp:extent cx="117920" cy="12790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91" cy="1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นี้จะทำให้กระบวนการขออนุญาตมีประสิทธิภาพมากขึ้น ระบบดิจิทัลสามารถดึงเอกสารเพิ่มเติมที่จำเป็นได้จากหน่วยงานเจ้าของใบอนุญาตได้อย่างอัตโนมัติ ทำให้ผู้ยื่นขออนุญาตไม่จำเป็นต้องไปหาเอกสารมายื่นเอง ซึ่งอาจจำเป็นต้องเดินทางไปหน่วยงานเจ้าของใบอนุญาตนั้น หรือ จำเป็นต้องเข้าระบบดิจิทัลของหน่วยงานเจ้าของใบอนุญาตนั้นเองเพื่อไปเอาเอกสารนั้น หรือแม้แต่ถ้าจำเป็นต้องขออนุญาตไปยังหน่วยงานอื่นก็อาจทำแทนได้ผ่านระบบดิจิทัล ทำให้ผู้ใช้ไม่จำเป็นต้องไปหลายหน่วยงานหรือไม่จำเป็นต้องเข้าหลายเว็บไซต์</w:t>
      </w:r>
    </w:p>
    <w:p w14:paraId="05EF2965" w14:textId="2443D1DC" w:rsidR="00B65D35" w:rsidRDefault="00B65D35" w:rsidP="00B65D35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58D6AA61" w14:textId="6EF6FC6B" w:rsidR="00B65D35" w:rsidRPr="00F33336" w:rsidRDefault="00B65D35" w:rsidP="00B65D35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ระบบ</w:t>
      </w:r>
      <w:r w:rsidRPr="00F33336">
        <w:rPr>
          <w:rFonts w:eastAsiaTheme="minorEastAsia"/>
          <w:b/>
          <w:bCs/>
          <w:color w:val="000000"/>
          <w:u w:val="single"/>
          <w:lang w:eastAsia="ja-JP"/>
        </w:rPr>
        <w:t xml:space="preserve"> </w:t>
      </w: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 xml:space="preserve">แคตตาล็อกที่เชื่อมโยงกัน </w:t>
      </w:r>
      <w:r w:rsidRPr="00F33336">
        <w:rPr>
          <w:rFonts w:eastAsiaTheme="minorEastAsia" w:hint="eastAsia"/>
          <w:b/>
          <w:bCs/>
          <w:color w:val="000000"/>
          <w:u w:val="single"/>
          <w:lang w:eastAsia="ja-JP"/>
        </w:rPr>
        <w:t>(</w:t>
      </w:r>
      <w:r w:rsidRPr="00F33336">
        <w:rPr>
          <w:rFonts w:eastAsiaTheme="minorEastAsia"/>
          <w:b/>
          <w:bCs/>
          <w:color w:val="000000"/>
          <w:u w:val="single"/>
          <w:lang w:eastAsia="ja-JP"/>
        </w:rPr>
        <w:t>Federated Catalog)</w:t>
      </w:r>
    </w:p>
    <w:p w14:paraId="0CD3F87A" w14:textId="5624811A" w:rsidR="00B65D35" w:rsidRDefault="00B65D35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60DF480" w14:textId="1FF4FF4F" w:rsidR="005C35CD" w:rsidRDefault="00F33336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การที่จะให้ระบบดิจิทัลต่างหน่วยงานกันสามารถเข้าใจข้อมูลเกี่ยวกับใบอนุญาตของกันและกันและสามารถปฏิบัติงานร่วมกันได้นั้น ต้องมีการเผยแพร่ข้อมูลเกี่ยวกับการให้บริการ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Service Information) </w:t>
      </w:r>
      <w:r>
        <w:rPr>
          <w:rFonts w:eastAsiaTheme="minorEastAsia" w:hint="cs"/>
          <w:color w:val="000000"/>
          <w:cs/>
          <w:lang w:eastAsia="ja-JP"/>
        </w:rPr>
        <w:t>ในรูปแบบที่ระบบดิจิทัลสามารถเข้าใจความหมายกันได้ การจัดทำทะเบียนความรู้เพื่อให้</w:t>
      </w:r>
      <w:r>
        <w:rPr>
          <w:rFonts w:eastAsiaTheme="minorEastAsia" w:hint="cs"/>
          <w:color w:val="000000"/>
          <w:cs/>
          <w:lang w:eastAsia="ja-JP"/>
        </w:rPr>
        <w:lastRenderedPageBreak/>
        <w:t>ระบบดิจิทัลสามารถเข้าใจได้นั้น ปัจจุบันมีความก้าวหน้า สามารถทำได้ง่าย</w:t>
      </w:r>
      <w:r w:rsidR="005C35CD">
        <w:rPr>
          <w:rFonts w:eastAsiaTheme="minorEastAsia" w:hint="cs"/>
          <w:color w:val="000000"/>
          <w:cs/>
          <w:lang w:eastAsia="ja-JP"/>
        </w:rPr>
        <w:t xml:space="preserve">โดยใช้เทคโนโลยีมาตรฐานสากล ที่เรียกว่า </w:t>
      </w:r>
      <w:r w:rsidR="005C35CD">
        <w:rPr>
          <w:rFonts w:eastAsiaTheme="minorEastAsia" w:hint="eastAsia"/>
          <w:color w:val="000000"/>
          <w:lang w:eastAsia="ja-JP"/>
        </w:rPr>
        <w:t>R</w:t>
      </w:r>
      <w:r w:rsidR="005C35CD">
        <w:rPr>
          <w:rFonts w:eastAsiaTheme="minorEastAsia"/>
          <w:color w:val="000000"/>
          <w:lang w:eastAsia="ja-JP"/>
        </w:rPr>
        <w:t xml:space="preserve">esource Description Framework </w:t>
      </w:r>
      <w:r w:rsidR="005C35CD">
        <w:rPr>
          <w:rFonts w:eastAsiaTheme="minorEastAsia" w:hint="cs"/>
          <w:color w:val="000000"/>
          <w:cs/>
          <w:lang w:eastAsia="ja-JP"/>
        </w:rPr>
        <w:t xml:space="preserve">หรือ </w:t>
      </w:r>
      <w:r w:rsidR="005C35CD">
        <w:rPr>
          <w:rFonts w:eastAsiaTheme="minorEastAsia"/>
          <w:color w:val="000000"/>
          <w:lang w:eastAsia="ja-JP"/>
        </w:rPr>
        <w:t xml:space="preserve">RDF </w:t>
      </w:r>
    </w:p>
    <w:p w14:paraId="14F3490D" w14:textId="5E92F6E4" w:rsidR="005C35CD" w:rsidRDefault="005C35CD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eastAsia"/>
          <w:color w:val="000000"/>
          <w:lang w:eastAsia="ja-JP"/>
        </w:rPr>
        <w:t>R</w:t>
      </w:r>
      <w:r>
        <w:rPr>
          <w:rFonts w:eastAsiaTheme="minorEastAsia"/>
          <w:color w:val="000000"/>
          <w:lang w:eastAsia="ja-JP"/>
        </w:rPr>
        <w:t xml:space="preserve">DF </w:t>
      </w:r>
      <w:r>
        <w:rPr>
          <w:rFonts w:eastAsiaTheme="minorEastAsia" w:hint="cs"/>
          <w:color w:val="000000"/>
          <w:cs/>
          <w:lang w:eastAsia="ja-JP"/>
        </w:rPr>
        <w:t xml:space="preserve">เป็นวิธีการในการอธิบายหมายของทุกสรรพสิ่ง ในรูปแบบมาตรฐานใกล้เคียงภาษามนุษย์ เกิดขึ้นภายใต้ศาสตร์ที่เรียกว่า </w:t>
      </w:r>
      <w:r>
        <w:rPr>
          <w:rFonts w:eastAsiaTheme="minorEastAsia" w:hint="eastAsia"/>
          <w:color w:val="000000"/>
          <w:lang w:eastAsia="ja-JP"/>
        </w:rPr>
        <w:t>O</w:t>
      </w:r>
      <w:r>
        <w:rPr>
          <w:rFonts w:eastAsiaTheme="minorEastAsia"/>
          <w:color w:val="000000"/>
          <w:lang w:eastAsia="ja-JP"/>
        </w:rPr>
        <w:t xml:space="preserve">ntology </w:t>
      </w:r>
      <w:r>
        <w:rPr>
          <w:rFonts w:eastAsiaTheme="minorEastAsia" w:hint="cs"/>
          <w:color w:val="000000"/>
          <w:cs/>
          <w:lang w:eastAsia="ja-JP"/>
        </w:rPr>
        <w:t xml:space="preserve">เป็นเทคโนโลยีที่เข้าใจง่ายและนำไปประยุกต์ใช้ได้ง่าย สามารถอธิบายความหมายของทุกสิ่งทุกอย่างในรูปแบบที่ระบบคอมพิวเตอร์สามารถเข้าใจได้ด้วย ได้มีการนำเอาเทคโนโลยี </w:t>
      </w:r>
      <w:r>
        <w:rPr>
          <w:rFonts w:eastAsiaTheme="minorEastAsia" w:hint="eastAsia"/>
          <w:color w:val="000000"/>
          <w:lang w:eastAsia="ja-JP"/>
        </w:rPr>
        <w:t>R</w:t>
      </w:r>
      <w:r>
        <w:rPr>
          <w:rFonts w:eastAsiaTheme="minorEastAsia"/>
          <w:color w:val="000000"/>
          <w:lang w:eastAsia="ja-JP"/>
        </w:rPr>
        <w:t xml:space="preserve">DF </w:t>
      </w:r>
      <w:r>
        <w:rPr>
          <w:rFonts w:eastAsiaTheme="minorEastAsia" w:hint="cs"/>
          <w:color w:val="000000"/>
          <w:cs/>
          <w:lang w:eastAsia="ja-JP"/>
        </w:rPr>
        <w:t xml:space="preserve">มาใช้อธิบายและเผยแพร่ข้อมูลเกี่ยวกับการให้บริการ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Service Information) </w:t>
      </w:r>
      <w:r>
        <w:rPr>
          <w:rFonts w:eastAsiaTheme="minorEastAsia" w:hint="cs"/>
          <w:color w:val="000000"/>
          <w:cs/>
          <w:lang w:eastAsia="ja-JP"/>
        </w:rPr>
        <w:t xml:space="preserve">ในรูปแบบแคตตาล็อกข้อมูล หรือ </w:t>
      </w:r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 xml:space="preserve">ata Catalog </w:t>
      </w:r>
      <w:r>
        <w:rPr>
          <w:rFonts w:eastAsiaTheme="minorEastAsia" w:hint="cs"/>
          <w:color w:val="000000"/>
          <w:cs/>
          <w:lang w:eastAsia="ja-JP"/>
        </w:rPr>
        <w:t>เพื่อให้ระบบดิจิทัลสามารถเผยแพร่ข้อมูลการให้บริการของตน และระบบดิจิทัลอื่นสามารถเข้าใจได้ด้วย ทำให้ระบบดิจิทัลสามารถทำงานร่วมกันได้อย่างอัตโนมัติและมีประสิทธิภาพ ตัวอย่างข้อมูลการให้บริการที่เผยแพร่ในลักษณะ แคตตาล็อก ได้แก่ หน่วยงานให้บริการออกใบอนุญาตอะไรบ้าง ใบอนุญาตนั้นมีจุดให้บริการอยู่ที่ไหน รูปแบบฟอร์แมทของใบอนุญาตนั้นเป็นอย่างไร เป็นต้น</w:t>
      </w:r>
    </w:p>
    <w:p w14:paraId="47165EB2" w14:textId="2383515C" w:rsidR="005C35CD" w:rsidRDefault="005C35CD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eastAsia"/>
          <w:color w:val="000000"/>
          <w:lang w:eastAsia="ja-JP"/>
        </w:rPr>
        <w:t>R</w:t>
      </w:r>
      <w:r>
        <w:rPr>
          <w:rFonts w:eastAsiaTheme="minorEastAsia"/>
          <w:color w:val="000000"/>
          <w:lang w:eastAsia="ja-JP"/>
        </w:rPr>
        <w:t xml:space="preserve">DF </w:t>
      </w:r>
      <w:r>
        <w:rPr>
          <w:rFonts w:eastAsiaTheme="minorEastAsia" w:hint="cs"/>
          <w:color w:val="000000"/>
          <w:cs/>
          <w:lang w:eastAsia="ja-JP"/>
        </w:rPr>
        <w:t>อธิบายทุกสรรพสิ่งด้วยวิธีการคล้ายกับภาษามนุษย์คือ อธิบายด้วยประโยค หรือ ทริป</w:t>
      </w:r>
      <w:proofErr w:type="spellStart"/>
      <w:r>
        <w:rPr>
          <w:rFonts w:eastAsiaTheme="minorEastAsia" w:hint="cs"/>
          <w:color w:val="000000"/>
          <w:cs/>
          <w:lang w:eastAsia="ja-JP"/>
        </w:rPr>
        <w:t>เปิล</w:t>
      </w:r>
      <w:proofErr w:type="spellEnd"/>
      <w:r>
        <w:rPr>
          <w:rFonts w:eastAsiaTheme="minorEastAsia" w:hint="cs"/>
          <w:color w:val="000000"/>
          <w:cs/>
          <w:lang w:eastAsia="ja-JP"/>
        </w:rPr>
        <w:t xml:space="preserve"> แต่</w:t>
      </w:r>
      <w:proofErr w:type="spellStart"/>
      <w:r>
        <w:rPr>
          <w:rFonts w:eastAsiaTheme="minorEastAsia" w:hint="cs"/>
          <w:color w:val="000000"/>
          <w:cs/>
          <w:lang w:eastAsia="ja-JP"/>
        </w:rPr>
        <w:t>ละทริปเปิล</w:t>
      </w:r>
      <w:proofErr w:type="spellEnd"/>
      <w:r>
        <w:rPr>
          <w:rFonts w:eastAsiaTheme="minorEastAsia" w:hint="cs"/>
          <w:color w:val="000000"/>
          <w:cs/>
          <w:lang w:eastAsia="ja-JP"/>
        </w:rPr>
        <w:t xml:space="preserve"> ประกอบด้วยสามส่วนคือ ประธาน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subject) </w:t>
      </w:r>
      <w:r>
        <w:rPr>
          <w:rFonts w:eastAsiaTheme="minorEastAsia" w:hint="cs"/>
          <w:color w:val="000000"/>
          <w:cs/>
          <w:lang w:eastAsia="ja-JP"/>
        </w:rPr>
        <w:t>กริยาหรือคำ</w:t>
      </w:r>
      <w:r w:rsidR="00D41D1F">
        <w:rPr>
          <w:rFonts w:eastAsiaTheme="minorEastAsia" w:hint="cs"/>
          <w:color w:val="000000"/>
          <w:cs/>
          <w:lang w:eastAsia="ja-JP"/>
        </w:rPr>
        <w:t>อธิบาย</w:t>
      </w:r>
      <w:r>
        <w:rPr>
          <w:rFonts w:eastAsiaTheme="minorEastAsia" w:hint="cs"/>
          <w:color w:val="000000"/>
          <w:cs/>
          <w:lang w:eastAsia="ja-JP"/>
        </w:rPr>
        <w:t xml:space="preserve">นาม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>predicate)</w:t>
      </w:r>
      <w:r w:rsidR="00D41D1F">
        <w:rPr>
          <w:rFonts w:eastAsiaTheme="minorEastAsia" w:hint="cs"/>
          <w:color w:val="000000"/>
          <w:cs/>
          <w:lang w:eastAsia="ja-JP"/>
        </w:rPr>
        <w:t xml:space="preserve"> และ กรรม </w:t>
      </w:r>
      <w:r w:rsidR="00D41D1F">
        <w:rPr>
          <w:rFonts w:eastAsiaTheme="minorEastAsia" w:hint="eastAsia"/>
          <w:color w:val="000000"/>
          <w:lang w:eastAsia="ja-JP"/>
        </w:rPr>
        <w:t>(</w:t>
      </w:r>
      <w:r w:rsidR="00D41D1F">
        <w:rPr>
          <w:rFonts w:eastAsiaTheme="minorEastAsia"/>
          <w:color w:val="000000"/>
          <w:lang w:eastAsia="ja-JP"/>
        </w:rPr>
        <w:t xml:space="preserve">object)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 xml:space="preserve">DF </w:t>
      </w:r>
      <w:r w:rsidR="00D41D1F">
        <w:rPr>
          <w:rFonts w:eastAsiaTheme="minorEastAsia" w:hint="cs"/>
          <w:color w:val="000000"/>
          <w:cs/>
          <w:lang w:eastAsia="ja-JP"/>
        </w:rPr>
        <w:t xml:space="preserve">จะอธิบายสรรพสิ่งด้วยประโยคง่ายเช่นนี้ โดยใช้คำศัพท์ที่เป็นมาตรฐานสากล เช่น คำกริยามาตรฐาน และคำนามมาตรฐาน เป็นต้น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 xml:space="preserve">DF </w:t>
      </w:r>
      <w:r w:rsidR="00D41D1F">
        <w:rPr>
          <w:rFonts w:eastAsiaTheme="minorEastAsia" w:hint="cs"/>
          <w:color w:val="000000"/>
          <w:cs/>
          <w:lang w:eastAsia="ja-JP"/>
        </w:rPr>
        <w:t>เป็นวิธีการ</w:t>
      </w:r>
      <w:proofErr w:type="spellStart"/>
      <w:r w:rsidR="00D41D1F">
        <w:rPr>
          <w:rFonts w:eastAsiaTheme="minorEastAsia" w:hint="cs"/>
          <w:color w:val="000000"/>
          <w:cs/>
          <w:lang w:eastAsia="ja-JP"/>
        </w:rPr>
        <w:t>กลาง</w:t>
      </w:r>
      <w:r w:rsidR="001D5A8C">
        <w:rPr>
          <w:rFonts w:eastAsiaTheme="minorEastAsia" w:hint="cs"/>
          <w:color w:val="000000"/>
          <w:cs/>
          <w:lang w:eastAsia="ja-JP"/>
        </w:rPr>
        <w:t>ๆ</w:t>
      </w:r>
      <w:proofErr w:type="spellEnd"/>
      <w:r w:rsidR="00D41D1F">
        <w:rPr>
          <w:rFonts w:eastAsiaTheme="minorEastAsia" w:hint="cs"/>
          <w:color w:val="000000"/>
          <w:cs/>
          <w:lang w:eastAsia="ja-JP"/>
        </w:rPr>
        <w:t>ไม่ขึ้นอยู่กับรูปแบบหรือ</w:t>
      </w:r>
      <w:proofErr w:type="spellStart"/>
      <w:r w:rsidR="00D41D1F">
        <w:rPr>
          <w:rFonts w:eastAsiaTheme="minorEastAsia" w:hint="cs"/>
          <w:color w:val="000000"/>
          <w:cs/>
          <w:lang w:eastAsia="ja-JP"/>
        </w:rPr>
        <w:t>ฟอร์แมท</w:t>
      </w:r>
      <w:proofErr w:type="spellEnd"/>
      <w:r w:rsidR="00D41D1F">
        <w:rPr>
          <w:rFonts w:eastAsiaTheme="minorEastAsia" w:hint="cs"/>
          <w:color w:val="000000"/>
          <w:cs/>
          <w:lang w:eastAsia="ja-JP"/>
        </w:rPr>
        <w:t xml:space="preserve"> การเขียน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>DF</w:t>
      </w:r>
      <w:r w:rsidR="00D41D1F">
        <w:rPr>
          <w:rFonts w:eastAsiaTheme="minorEastAsia" w:hint="cs"/>
          <w:color w:val="000000"/>
          <w:cs/>
          <w:lang w:eastAsia="ja-JP"/>
        </w:rPr>
        <w:t xml:space="preserve"> ให้ระบบคอมพิวเตอร์เข้าใจได้</w:t>
      </w:r>
      <w:r w:rsidR="001D5A8C">
        <w:rPr>
          <w:rFonts w:eastAsiaTheme="minorEastAsia" w:hint="cs"/>
          <w:color w:val="000000"/>
          <w:cs/>
          <w:lang w:eastAsia="ja-JP"/>
        </w:rPr>
        <w:t>อาจ</w:t>
      </w:r>
      <w:r w:rsidR="00D41D1F">
        <w:rPr>
          <w:rFonts w:eastAsiaTheme="minorEastAsia" w:hint="cs"/>
          <w:color w:val="000000"/>
          <w:cs/>
          <w:lang w:eastAsia="ja-JP"/>
        </w:rPr>
        <w:t>เลือกรูปแบบ</w:t>
      </w:r>
      <w:r w:rsidR="001D5A8C">
        <w:rPr>
          <w:rFonts w:eastAsiaTheme="minorEastAsia" w:hint="cs"/>
          <w:color w:val="000000"/>
          <w:cs/>
          <w:lang w:eastAsia="ja-JP"/>
        </w:rPr>
        <w:t xml:space="preserve"> ได้หลาย</w:t>
      </w:r>
      <w:proofErr w:type="spellStart"/>
      <w:r w:rsidR="00D41D1F">
        <w:rPr>
          <w:rFonts w:eastAsiaTheme="minorEastAsia" w:hint="cs"/>
          <w:color w:val="000000"/>
          <w:cs/>
          <w:lang w:eastAsia="ja-JP"/>
        </w:rPr>
        <w:t>ฟอร์แมท</w:t>
      </w:r>
      <w:proofErr w:type="spellEnd"/>
      <w:r w:rsidR="001D5A8C">
        <w:rPr>
          <w:rFonts w:eastAsiaTheme="minorEastAsia" w:hint="cs"/>
          <w:color w:val="000000"/>
          <w:cs/>
          <w:lang w:eastAsia="ja-JP"/>
        </w:rPr>
        <w:t>ตามความเหมาะสม</w:t>
      </w:r>
      <w:r w:rsidR="00D41D1F">
        <w:rPr>
          <w:rFonts w:eastAsiaTheme="minorEastAsia" w:hint="cs"/>
          <w:color w:val="000000"/>
          <w:cs/>
          <w:lang w:eastAsia="ja-JP"/>
        </w:rPr>
        <w:t xml:space="preserve"> เช่น </w:t>
      </w:r>
      <w:proofErr w:type="spellStart"/>
      <w:r w:rsidR="00D41D1F">
        <w:rPr>
          <w:rFonts w:eastAsiaTheme="minorEastAsia"/>
          <w:color w:val="000000"/>
          <w:lang w:eastAsia="ja-JP"/>
        </w:rPr>
        <w:t>HTMP+RDFa</w:t>
      </w:r>
      <w:proofErr w:type="spellEnd"/>
      <w:r w:rsidR="00D41D1F">
        <w:rPr>
          <w:rFonts w:eastAsiaTheme="minorEastAsia"/>
          <w:color w:val="000000"/>
          <w:lang w:eastAsia="ja-JP"/>
        </w:rPr>
        <w:t>, RDF/XML, RDF/JSON-LD, RDF/N3, RDF/TTL</w:t>
      </w:r>
      <w:r w:rsidR="00F04F92">
        <w:rPr>
          <w:rFonts w:eastAsiaTheme="minorEastAsia" w:hint="cs"/>
          <w:color w:val="000000"/>
          <w:cs/>
          <w:lang w:eastAsia="ja-JP"/>
        </w:rPr>
        <w:t xml:space="preserve"> เป็นต้น</w:t>
      </w:r>
    </w:p>
    <w:p w14:paraId="12BFD5C8" w14:textId="69AA7EA7" w:rsidR="005C35CD" w:rsidRDefault="005C35CD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ระบบแคตตาล็อก</w:t>
      </w:r>
      <w:r w:rsidR="00D41D1F">
        <w:rPr>
          <w:rFonts w:eastAsiaTheme="minorEastAsia" w:hint="cs"/>
          <w:color w:val="000000"/>
          <w:cs/>
          <w:lang w:eastAsia="ja-JP"/>
        </w:rPr>
        <w:t xml:space="preserve">ที่ใช้ </w:t>
      </w:r>
      <w:r w:rsidR="00D41D1F">
        <w:rPr>
          <w:rFonts w:eastAsiaTheme="minorEastAsia" w:hint="eastAsia"/>
          <w:color w:val="000000"/>
          <w:lang w:eastAsia="ja-JP"/>
        </w:rPr>
        <w:t>R</w:t>
      </w:r>
      <w:r w:rsidR="00D41D1F">
        <w:rPr>
          <w:rFonts w:eastAsiaTheme="minorEastAsia"/>
          <w:color w:val="000000"/>
          <w:lang w:eastAsia="ja-JP"/>
        </w:rPr>
        <w:t>DF</w:t>
      </w:r>
      <w:r w:rsidR="00D41D1F">
        <w:rPr>
          <w:rFonts w:eastAsiaTheme="minorEastAsia" w:hint="cs"/>
          <w:color w:val="000000"/>
          <w:cs/>
          <w:lang w:eastAsia="ja-JP"/>
        </w:rPr>
        <w:t>ในการอธิบายความหมายนี้ถูกประกาศเป็นมาตรฐานสากล</w:t>
      </w:r>
      <w:r w:rsidR="00AA456A">
        <w:rPr>
          <w:rFonts w:eastAsiaTheme="minorEastAsia" w:hint="cs"/>
          <w:color w:val="000000"/>
          <w:cs/>
          <w:lang w:eastAsia="ja-JP"/>
        </w:rPr>
        <w:t xml:space="preserve"> </w:t>
      </w:r>
      <w:r w:rsidR="00AA456A">
        <w:rPr>
          <w:rFonts w:eastAsiaTheme="minorEastAsia" w:hint="eastAsia"/>
          <w:color w:val="000000"/>
          <w:lang w:eastAsia="ja-JP"/>
        </w:rPr>
        <w:t>(</w:t>
      </w:r>
      <w:r w:rsidR="00AA456A">
        <w:rPr>
          <w:rFonts w:eastAsiaTheme="minorEastAsia"/>
          <w:color w:val="000000"/>
          <w:lang w:eastAsia="ja-JP"/>
        </w:rPr>
        <w:t xml:space="preserve">W3C DCAT/RDF) </w:t>
      </w:r>
      <w:r w:rsidR="00D41D1F">
        <w:rPr>
          <w:rFonts w:eastAsiaTheme="minorEastAsia" w:hint="cs"/>
          <w:color w:val="000000"/>
          <w:cs/>
          <w:lang w:eastAsia="ja-JP"/>
        </w:rPr>
        <w:t xml:space="preserve"> หลายปีที่ผ่าน</w:t>
      </w:r>
      <w:r w:rsidR="00B77C50">
        <w:rPr>
          <w:rFonts w:eastAsiaTheme="minorEastAsia" w:hint="cs"/>
          <w:color w:val="000000"/>
          <w:cs/>
          <w:lang w:eastAsia="ja-JP"/>
        </w:rPr>
        <w:t>มา</w:t>
      </w:r>
      <w:r w:rsidR="00D41D1F">
        <w:rPr>
          <w:rFonts w:eastAsiaTheme="minorEastAsia" w:hint="cs"/>
          <w:color w:val="000000"/>
          <w:cs/>
          <w:lang w:eastAsia="ja-JP"/>
        </w:rPr>
        <w:t>ถูกใช้ในหลายวงการ</w:t>
      </w:r>
      <w:r w:rsidR="00B77C50">
        <w:rPr>
          <w:rFonts w:eastAsiaTheme="minorEastAsia" w:hint="cs"/>
          <w:color w:val="000000"/>
          <w:cs/>
          <w:lang w:eastAsia="ja-JP"/>
        </w:rPr>
        <w:t xml:space="preserve"> </w:t>
      </w:r>
      <w:r w:rsidR="00D41D1F">
        <w:rPr>
          <w:rFonts w:eastAsiaTheme="minorEastAsia" w:hint="cs"/>
          <w:color w:val="000000"/>
          <w:cs/>
          <w:lang w:eastAsia="ja-JP"/>
        </w:rPr>
        <w:t>ตั้งแต่</w:t>
      </w:r>
      <w:r w:rsidR="00B77C50">
        <w:rPr>
          <w:rFonts w:eastAsiaTheme="minorEastAsia" w:hint="cs"/>
          <w:color w:val="000000"/>
          <w:cs/>
          <w:lang w:eastAsia="ja-JP"/>
        </w:rPr>
        <w:t xml:space="preserve"> </w:t>
      </w:r>
      <w:r w:rsidR="00D41D1F">
        <w:rPr>
          <w:rFonts w:eastAsiaTheme="minorEastAsia" w:hint="cs"/>
          <w:color w:val="000000"/>
          <w:cs/>
          <w:lang w:eastAsia="ja-JP"/>
        </w:rPr>
        <w:t xml:space="preserve">การเชื่อมโยงข้อมูลบัตรรายการในห้องสมุด การเชื่อมโยงข้อมูลเว็บไซต์เพื่อประโยชน์ในการสืบค้น </w:t>
      </w:r>
      <w:r w:rsidR="00B77C50">
        <w:rPr>
          <w:rFonts w:eastAsiaTheme="minorEastAsia" w:hint="cs"/>
          <w:color w:val="000000"/>
          <w:cs/>
          <w:lang w:eastAsia="ja-JP"/>
        </w:rPr>
        <w:t>การเชื่อมโยงข้อมูลวิกิพีเดียทั่วโลกซึ่งมีปริมาณข้อมูลมหาศาล</w:t>
      </w:r>
    </w:p>
    <w:p w14:paraId="4CC9BEA2" w14:textId="6825E17B" w:rsidR="00B77C50" w:rsidDel="00724215" w:rsidRDefault="00B77C50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del w:id="1" w:author="Microsoft Office User" w:date="2022-12-03T16:55:00Z"/>
          <w:rFonts w:eastAsiaTheme="minorEastAsia"/>
          <w:color w:val="000000"/>
          <w:lang w:eastAsia="ja-JP"/>
        </w:rPr>
      </w:pPr>
      <w:del w:id="2" w:author="Microsoft Office User" w:date="2022-12-03T16:55:00Z">
        <w:r w:rsidDel="00724215">
          <w:rPr>
            <w:rFonts w:eastAsiaTheme="minorEastAsia" w:hint="cs"/>
            <w:color w:val="000000"/>
            <w:cs/>
            <w:lang w:eastAsia="ja-JP"/>
          </w:rPr>
          <w:delText>ภา</w:delText>
        </w:r>
      </w:del>
      <w:del w:id="3" w:author="Microsoft Office User" w:date="2022-12-03T16:54:00Z">
        <w:r w:rsidDel="00724215">
          <w:rPr>
            <w:rFonts w:eastAsiaTheme="minorEastAsia" w:hint="cs"/>
            <w:color w:val="000000"/>
            <w:cs/>
            <w:lang w:eastAsia="ja-JP"/>
          </w:rPr>
          <w:delText>พ</w:delText>
        </w:r>
      </w:del>
      <w:del w:id="4" w:author="Microsoft Office User" w:date="2022-12-03T16:55:00Z"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 </w:delText>
        </w:r>
        <w:r w:rsidDel="00724215">
          <w:rPr>
            <w:rFonts w:eastAsiaTheme="minorEastAsia" w:hint="eastAsia"/>
            <w:color w:val="000000"/>
            <w:lang w:eastAsia="ja-JP"/>
          </w:rPr>
          <w:delText>6</w:delText>
        </w:r>
        <w:r w:rsidDel="00724215">
          <w:rPr>
            <w:rFonts w:eastAsiaTheme="minorEastAsia"/>
            <w:color w:val="000000"/>
            <w:lang w:eastAsia="ja-JP"/>
          </w:rPr>
          <w:delText xml:space="preserve">-2 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แสดงการตัวอย่าง แคตตาล็อกของใบอนุญาต </w:delText>
        </w:r>
        <w:r w:rsidDel="00724215">
          <w:rPr>
            <w:rFonts w:eastAsiaTheme="minorEastAsia" w:hint="eastAsia"/>
            <w:color w:val="000000"/>
            <w:lang w:eastAsia="ja-JP"/>
          </w:rPr>
          <w:delText>(</w:delText>
        </w:r>
        <w:r w:rsidDel="00724215">
          <w:rPr>
            <w:rFonts w:eastAsiaTheme="minorEastAsia"/>
            <w:color w:val="000000"/>
            <w:lang w:eastAsia="ja-JP"/>
          </w:rPr>
          <w:delText xml:space="preserve">License Catalog) 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แคตตาล็อกของรูปแบบหรือฟอร์แมทของใบอนุญาต แคตตาล็อกจุดให้บริการ </w:delText>
        </w:r>
        <w:r w:rsidDel="00724215">
          <w:rPr>
            <w:rFonts w:eastAsiaTheme="minorEastAsia" w:hint="eastAsia"/>
            <w:color w:val="000000"/>
            <w:lang w:eastAsia="ja-JP"/>
          </w:rPr>
          <w:delText>A</w:delText>
        </w:r>
        <w:r w:rsidDel="00724215">
          <w:rPr>
            <w:rFonts w:eastAsiaTheme="minorEastAsia"/>
            <w:color w:val="000000"/>
            <w:lang w:eastAsia="ja-JP"/>
          </w:rPr>
          <w:delText xml:space="preserve">PI 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>ของบริการดิจิทัลของหน่วยงาน</w:delText>
        </w:r>
        <w:r w:rsidR="001455DE" w:rsidDel="00724215">
          <w:rPr>
            <w:rFonts w:eastAsiaTheme="minorEastAsia" w:hint="cs"/>
            <w:color w:val="000000"/>
            <w:cs/>
            <w:lang w:eastAsia="ja-JP"/>
          </w:rPr>
          <w:delText xml:space="preserve"> สำหรับ แคตตาล็อกของใบอนุญาตนั้น </w:delText>
        </w:r>
        <w:r w:rsidR="001455DE" w:rsidDel="00724215">
          <w:rPr>
            <w:rFonts w:eastAsiaTheme="minorEastAsia" w:hint="eastAsia"/>
            <w:color w:val="000000"/>
            <w:lang w:eastAsia="ja-JP"/>
          </w:rPr>
          <w:delText>(</w:delText>
        </w:r>
        <w:r w:rsidR="001455DE" w:rsidDel="00724215">
          <w:rPr>
            <w:rFonts w:eastAsiaTheme="minorEastAsia"/>
            <w:color w:val="000000"/>
            <w:lang w:eastAsia="ja-JP"/>
          </w:rPr>
          <w:delText xml:space="preserve">License Catalog) </w:delText>
        </w:r>
        <w:r w:rsidR="001455DE" w:rsidDel="00724215">
          <w:rPr>
            <w:rFonts w:eastAsiaTheme="minorEastAsia" w:hint="cs"/>
            <w:color w:val="000000"/>
            <w:cs/>
            <w:lang w:eastAsia="ja-JP"/>
          </w:rPr>
          <w:delText xml:space="preserve">ในภาพประกอบด้วย ใบอนุญาต สองชนิด ชนิดแรก มีรหัสว่า </w:delText>
        </w:r>
        <w:r w:rsidR="001455DE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1455DE" w:rsidDel="00724215">
          <w:rPr>
            <w:rFonts w:eastAsiaTheme="minorEastAsia"/>
            <w:color w:val="000000"/>
            <w:lang w:eastAsia="ja-JP"/>
          </w:rPr>
          <w:delText xml:space="preserve">:License1 </w:delText>
        </w:r>
        <w:r w:rsidR="001455DE" w:rsidDel="00724215">
          <w:rPr>
            <w:rFonts w:eastAsiaTheme="minorEastAsia" w:hint="cs"/>
            <w:color w:val="000000"/>
            <w:cs/>
            <w:lang w:eastAsia="ja-JP"/>
          </w:rPr>
          <w:delText xml:space="preserve">เป็นใบอนุญาตที่มีชื่อว่า </w:delText>
        </w:r>
        <w:r w:rsidR="001455DE" w:rsidDel="00724215">
          <w:rPr>
            <w:rFonts w:eastAsiaTheme="minorEastAsia"/>
            <w:color w:val="000000"/>
            <w:lang w:eastAsia="ja-JP"/>
          </w:rPr>
          <w:delText>‘</w:delText>
        </w:r>
        <w:r w:rsidR="001455DE" w:rsidDel="00724215">
          <w:rPr>
            <w:rFonts w:eastAsiaTheme="minorEastAsia" w:hint="eastAsia"/>
            <w:color w:val="000000"/>
            <w:lang w:eastAsia="ja-JP"/>
          </w:rPr>
          <w:delText>P</w:delText>
        </w:r>
        <w:r w:rsidR="001455DE" w:rsidDel="00724215">
          <w:rPr>
            <w:rFonts w:eastAsiaTheme="minorEastAsia"/>
            <w:color w:val="000000"/>
            <w:lang w:eastAsia="ja-JP"/>
          </w:rPr>
          <w:delText xml:space="preserve">ermission One’ </w:delText>
        </w:r>
        <w:r w:rsidR="001455DE" w:rsidDel="00724215">
          <w:rPr>
            <w:rFonts w:eastAsiaTheme="minorEastAsia" w:hint="cs"/>
            <w:color w:val="000000"/>
            <w:cs/>
            <w:lang w:eastAsia="ja-JP"/>
          </w:rPr>
          <w:delText xml:space="preserve">ชนิดที่สอง มีรหัสว่า </w:delText>
        </w:r>
        <w:r w:rsidR="001455DE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1455DE" w:rsidDel="00724215">
          <w:rPr>
            <w:rFonts w:eastAsiaTheme="minorEastAsia"/>
            <w:color w:val="000000"/>
            <w:lang w:eastAsia="ja-JP"/>
          </w:rPr>
          <w:delText xml:space="preserve">:License2 </w:delText>
        </w:r>
        <w:r w:rsidR="001455DE" w:rsidDel="00724215">
          <w:rPr>
            <w:rFonts w:eastAsiaTheme="minorEastAsia" w:hint="cs"/>
            <w:color w:val="000000"/>
            <w:cs/>
            <w:lang w:eastAsia="ja-JP"/>
          </w:rPr>
          <w:delText xml:space="preserve">เป็นใบอนุญาตที่มีชื่อว่า </w:delText>
        </w:r>
        <w:r w:rsidR="001455DE" w:rsidDel="00724215">
          <w:rPr>
            <w:rFonts w:eastAsiaTheme="minorEastAsia"/>
            <w:color w:val="000000"/>
            <w:lang w:eastAsia="ja-JP"/>
          </w:rPr>
          <w:delText>‘Permission Two’</w:delText>
        </w:r>
      </w:del>
    </w:p>
    <w:p w14:paraId="1152158A" w14:textId="274FF81E" w:rsidR="001455DE" w:rsidDel="00724215" w:rsidRDefault="001455DE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del w:id="5" w:author="Microsoft Office User" w:date="2022-12-03T16:55:00Z"/>
          <w:rFonts w:eastAsiaTheme="minorEastAsia"/>
          <w:color w:val="000000"/>
          <w:lang w:eastAsia="ja-JP"/>
        </w:rPr>
      </w:pPr>
      <w:del w:id="6" w:author="Microsoft Office User" w:date="2022-12-03T16:55:00Z"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สำหรับแคตตาล็อกของรูปแบบฟอร์แมท </w:delText>
        </w:r>
        <w:r w:rsidDel="00724215">
          <w:rPr>
            <w:rFonts w:eastAsiaTheme="minorEastAsia" w:hint="eastAsia"/>
            <w:color w:val="000000"/>
            <w:lang w:eastAsia="ja-JP"/>
          </w:rPr>
          <w:delText>(</w:delText>
        </w:r>
        <w:r w:rsidDel="00724215">
          <w:rPr>
            <w:rFonts w:eastAsiaTheme="minorEastAsia"/>
            <w:color w:val="000000"/>
            <w:lang w:eastAsia="ja-JP"/>
          </w:rPr>
          <w:delText xml:space="preserve">Format Catalog) 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ก็มีสองรายการ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>แคตตาล็อก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>รายการแรก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มีรหัส </w:delText>
        </w:r>
        <w:r w:rsidR="00D665BF" w:rsidDel="00724215">
          <w:rPr>
            <w:rFonts w:eastAsiaTheme="minorEastAsia" w:hint="eastAsia"/>
            <w:color w:val="000000"/>
            <w:lang w:eastAsia="ja-JP"/>
          </w:rPr>
          <w:delText>I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RI 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คือ </w:delText>
        </w:r>
        <w:r w:rsidR="00D665BF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:Format1 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>เป็นฟอร์แมทของไฟ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ล์ที่เป็น 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XML (text/xml) 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มีรายละเอียดฟอร์แมทประกาศไว้ภายใต้ชื่อ 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“namespace1” 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เป็นฟอร์แมทของใบอนุญาต </w:delText>
        </w:r>
        <w:r w:rsidR="00D665BF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:License1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>แคตตาล็อก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>รายการที่สอง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 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>มีรหัส</w:delText>
        </w:r>
        <w:r w:rsidR="00D665BF" w:rsidDel="00724215">
          <w:rPr>
            <w:rFonts w:eastAsiaTheme="minorEastAsia" w:hint="eastAsia"/>
            <w:color w:val="000000"/>
            <w:lang w:eastAsia="ja-JP"/>
          </w:rPr>
          <w:delText xml:space="preserve"> 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IRI 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ว่า </w:delText>
        </w:r>
        <w:r w:rsidR="00D665BF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:Format2 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>เป็นฟอร์แม</w:delText>
        </w:r>
      </w:del>
      <w:del w:id="7" w:author="Microsoft Office User" w:date="2022-12-03T16:54:00Z"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>อ</w:delText>
        </w:r>
      </w:del>
      <w:del w:id="8" w:author="Microsoft Office User" w:date="2022-12-03T16:55:00Z"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ของไฟล์ที่เป็น </w:delText>
        </w:r>
        <w:r w:rsidR="00D665BF" w:rsidDel="00724215">
          <w:rPr>
            <w:rFonts w:eastAsiaTheme="minorEastAsia" w:hint="eastAsia"/>
            <w:color w:val="000000"/>
            <w:lang w:eastAsia="ja-JP"/>
          </w:rPr>
          <w:delText>R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DF/XML (rdf/xml) 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มีรายละเอียดฟอร์แมทประกาศไว้ภายใต้ชื่อ </w:delText>
        </w:r>
        <w:r w:rsidR="00D665BF" w:rsidDel="00724215">
          <w:rPr>
            <w:rFonts w:eastAsiaTheme="minorEastAsia"/>
            <w:color w:val="000000"/>
            <w:lang w:eastAsia="ja-JP"/>
          </w:rPr>
          <w:delText>“namespace</w:delText>
        </w:r>
        <w:r w:rsidR="00D665BF" w:rsidDel="00724215">
          <w:rPr>
            <w:rFonts w:eastAsiaTheme="minorEastAsia" w:hint="eastAsia"/>
            <w:color w:val="000000"/>
            <w:lang w:eastAsia="ja-JP"/>
          </w:rPr>
          <w:delText>2</w:delText>
        </w:r>
        <w:r w:rsidR="00D665BF" w:rsidDel="00724215">
          <w:rPr>
            <w:rFonts w:eastAsiaTheme="minorEastAsia"/>
            <w:color w:val="000000"/>
            <w:lang w:eastAsia="ja-JP"/>
          </w:rPr>
          <w:delText xml:space="preserve">” </w:delText>
        </w:r>
        <w:r w:rsidR="00D665BF" w:rsidDel="00724215">
          <w:rPr>
            <w:rFonts w:eastAsiaTheme="minorEastAsia" w:hint="cs"/>
            <w:color w:val="000000"/>
            <w:cs/>
            <w:lang w:eastAsia="ja-JP"/>
          </w:rPr>
          <w:delText xml:space="preserve">เป็นฟอร์แมทของใบอนุญาต </w:delText>
        </w:r>
        <w:r w:rsidR="00D665BF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D665BF" w:rsidDel="00724215">
          <w:rPr>
            <w:rFonts w:eastAsiaTheme="minorEastAsia"/>
            <w:color w:val="000000"/>
            <w:lang w:eastAsia="ja-JP"/>
          </w:rPr>
          <w:delText>:License2</w:delText>
        </w:r>
      </w:del>
    </w:p>
    <w:p w14:paraId="56300577" w14:textId="055D97F0" w:rsidR="00D665BF" w:rsidRDefault="00D665BF" w:rsidP="005C35CD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del w:id="9" w:author="Microsoft Office User" w:date="2022-12-03T16:55:00Z"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สำหรับแคตตาล็อกของจุดบริกร </w:delText>
        </w:r>
        <w:r w:rsidDel="00724215">
          <w:rPr>
            <w:rFonts w:eastAsiaTheme="minorEastAsia" w:hint="eastAsia"/>
            <w:color w:val="000000"/>
            <w:lang w:eastAsia="ja-JP"/>
          </w:rPr>
          <w:delText>A</w:delText>
        </w:r>
        <w:r w:rsidDel="00724215">
          <w:rPr>
            <w:rFonts w:eastAsiaTheme="minorEastAsia"/>
            <w:color w:val="000000"/>
            <w:lang w:eastAsia="ja-JP"/>
          </w:rPr>
          <w:delText xml:space="preserve">PI 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หรือ </w:delText>
        </w:r>
        <w:r w:rsidDel="00724215">
          <w:rPr>
            <w:rFonts w:eastAsiaTheme="minorEastAsia"/>
            <w:color w:val="000000"/>
            <w:lang w:eastAsia="ja-JP"/>
          </w:rPr>
          <w:delText>API endpoint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 </w:delText>
        </w:r>
        <w:r w:rsidDel="00724215">
          <w:rPr>
            <w:rFonts w:eastAsiaTheme="minorEastAsia" w:hint="eastAsia"/>
            <w:color w:val="000000"/>
            <w:lang w:eastAsia="ja-JP"/>
          </w:rPr>
          <w:delText>(</w:delText>
        </w:r>
        <w:r w:rsidDel="00724215">
          <w:rPr>
            <w:rFonts w:eastAsiaTheme="minorEastAsia"/>
            <w:color w:val="000000"/>
            <w:lang w:eastAsia="ja-JP"/>
          </w:rPr>
          <w:delText xml:space="preserve">Service Catalog) 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ประกอบด้วยสองรายการ </w:delText>
        </w:r>
        <w:bookmarkStart w:id="10" w:name="_Hlk119434443"/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>แคตตาล็อก</w:delText>
        </w:r>
        <w:bookmarkEnd w:id="10"/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รายการแรก มีรหัส </w:delText>
        </w:r>
        <w:r w:rsidDel="00724215">
          <w:rPr>
            <w:rFonts w:eastAsiaTheme="minorEastAsia" w:hint="eastAsia"/>
            <w:color w:val="000000"/>
            <w:lang w:eastAsia="ja-JP"/>
          </w:rPr>
          <w:delText>I</w:delText>
        </w:r>
        <w:r w:rsidDel="00724215">
          <w:rPr>
            <w:rFonts w:eastAsiaTheme="minorEastAsia"/>
            <w:color w:val="000000"/>
            <w:lang w:eastAsia="ja-JP"/>
          </w:rPr>
          <w:delText xml:space="preserve">RI </w:delText>
        </w:r>
        <w:r w:rsidDel="00724215">
          <w:rPr>
            <w:rFonts w:eastAsiaTheme="minorEastAsia" w:hint="cs"/>
            <w:color w:val="000000"/>
            <w:cs/>
            <w:lang w:eastAsia="ja-JP"/>
          </w:rPr>
          <w:delText xml:space="preserve">ว่า </w:delText>
        </w:r>
        <w:r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Del="00724215">
          <w:rPr>
            <w:rFonts w:eastAsiaTheme="minorEastAsia"/>
            <w:color w:val="000000"/>
            <w:lang w:eastAsia="ja-JP"/>
          </w:rPr>
          <w:delText xml:space="preserve">:Service1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เป็นบริการข้อมูล </w:delText>
        </w:r>
        <w:r w:rsidR="008A20C9" w:rsidDel="00724215">
          <w:rPr>
            <w:rFonts w:eastAsiaTheme="minorEastAsia" w:hint="eastAsia"/>
            <w:color w:val="000000"/>
            <w:lang w:eastAsia="ja-JP"/>
          </w:rPr>
          <w:delText>(</w:delText>
        </w:r>
        <w:r w:rsidR="008A20C9" w:rsidDel="00724215">
          <w:rPr>
            <w:rFonts w:eastAsiaTheme="minorEastAsia"/>
            <w:color w:val="000000"/>
            <w:lang w:eastAsia="ja-JP"/>
          </w:rPr>
          <w:delText xml:space="preserve">dct:DataService)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มีจุดให้บริการอยู่ที่ </w:delText>
        </w:r>
        <w:r w:rsidR="008A20C9" w:rsidDel="00724215">
          <w:rPr>
            <w:rFonts w:eastAsiaTheme="minorEastAsia"/>
            <w:color w:val="000000"/>
            <w:lang w:eastAsia="ja-JP"/>
          </w:rPr>
          <w:delText xml:space="preserve">‘http://org/api1/endpnt1’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เป็นบริการสำหรับออกใบอนุญาต </w:delText>
        </w:r>
        <w:r w:rsidR="008A20C9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8A20C9" w:rsidDel="00724215">
          <w:rPr>
            <w:rFonts w:eastAsiaTheme="minorEastAsia"/>
            <w:color w:val="000000"/>
            <w:lang w:eastAsia="ja-JP"/>
          </w:rPr>
          <w:delText xml:space="preserve">:License1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แคตตาล็อกรายการที่สอง มีรหัส </w:delText>
        </w:r>
        <w:r w:rsidR="008A20C9" w:rsidDel="00724215">
          <w:rPr>
            <w:rFonts w:eastAsiaTheme="minorEastAsia" w:hint="eastAsia"/>
            <w:color w:val="000000"/>
            <w:lang w:eastAsia="ja-JP"/>
          </w:rPr>
          <w:delText>I</w:delText>
        </w:r>
        <w:r w:rsidR="008A20C9" w:rsidDel="00724215">
          <w:rPr>
            <w:rFonts w:eastAsiaTheme="minorEastAsia"/>
            <w:color w:val="000000"/>
            <w:lang w:eastAsia="ja-JP"/>
          </w:rPr>
          <w:delText xml:space="preserve">RI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ว่า </w:delText>
        </w:r>
        <w:r w:rsidR="008A20C9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8A20C9" w:rsidDel="00724215">
          <w:rPr>
            <w:rFonts w:eastAsiaTheme="minorEastAsia"/>
            <w:color w:val="000000"/>
            <w:lang w:eastAsia="ja-JP"/>
          </w:rPr>
          <w:delText xml:space="preserve">:Service2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เป็นบริการข้อมูล </w:delText>
        </w:r>
        <w:r w:rsidR="008A20C9" w:rsidDel="00724215">
          <w:rPr>
            <w:rFonts w:eastAsiaTheme="minorEastAsia" w:hint="eastAsia"/>
            <w:color w:val="000000"/>
            <w:lang w:eastAsia="ja-JP"/>
          </w:rPr>
          <w:delText>(</w:delText>
        </w:r>
        <w:r w:rsidR="008A20C9" w:rsidDel="00724215">
          <w:rPr>
            <w:rFonts w:eastAsiaTheme="minorEastAsia"/>
            <w:color w:val="000000"/>
            <w:lang w:eastAsia="ja-JP"/>
          </w:rPr>
          <w:delText xml:space="preserve">dct:DataService)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มีจุดให้บริการอยู่ที่ </w:delText>
        </w:r>
        <w:r w:rsidR="008A20C9" w:rsidDel="00724215">
          <w:rPr>
            <w:rFonts w:eastAsiaTheme="minorEastAsia"/>
            <w:color w:val="000000"/>
            <w:lang w:eastAsia="ja-JP"/>
          </w:rPr>
          <w:delText xml:space="preserve">‘http://org/api1/endpnt1’ </w:delText>
        </w:r>
        <w:r w:rsidR="008A20C9" w:rsidDel="00724215">
          <w:rPr>
            <w:rFonts w:eastAsiaTheme="minorEastAsia" w:hint="cs"/>
            <w:color w:val="000000"/>
            <w:cs/>
            <w:lang w:eastAsia="ja-JP"/>
          </w:rPr>
          <w:delText xml:space="preserve">เป็นบริการสำหรับออกใบอนุญาต </w:delText>
        </w:r>
        <w:r w:rsidR="008A20C9" w:rsidDel="00724215">
          <w:rPr>
            <w:rFonts w:eastAsiaTheme="minorEastAsia" w:hint="eastAsia"/>
            <w:color w:val="000000"/>
            <w:lang w:eastAsia="ja-JP"/>
          </w:rPr>
          <w:delText>o</w:delText>
        </w:r>
        <w:r w:rsidR="008A20C9" w:rsidDel="00724215">
          <w:rPr>
            <w:rFonts w:eastAsiaTheme="minorEastAsia"/>
            <w:color w:val="000000"/>
            <w:lang w:eastAsia="ja-JP"/>
          </w:rPr>
          <w:delText>:License1</w:delText>
        </w:r>
      </w:del>
    </w:p>
    <w:p w14:paraId="48EFB464" w14:textId="77777777" w:rsidR="005C35CD" w:rsidRPr="001455DE" w:rsidRDefault="005C35CD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05D5A2D4" w14:textId="563DDBF1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9F059B8" wp14:editId="3B3408AE">
            <wp:extent cx="5502910" cy="3769995"/>
            <wp:effectExtent l="0" t="0" r="2540" b="1905"/>
            <wp:docPr id="2" name="Picture 2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11ED" w14:textId="52F655CE" w:rsidR="007E6890" w:rsidRPr="008A20C9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color w:val="000000"/>
          <w:cs/>
        </w:rPr>
        <w:tab/>
      </w: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2</w:t>
      </w:r>
      <w:r>
        <w:rPr>
          <w:color w:val="000000"/>
        </w:rPr>
        <w:t xml:space="preserve"> </w:t>
      </w:r>
      <w:r w:rsidR="008A20C9">
        <w:rPr>
          <w:rFonts w:hint="cs"/>
          <w:color w:val="000000"/>
          <w:cs/>
        </w:rPr>
        <w:t xml:space="preserve">ตัวอย่าง แคตตาล็อกของใบอนุญาต </w:t>
      </w:r>
      <w:r w:rsidR="008A20C9">
        <w:rPr>
          <w:color w:val="000000"/>
        </w:rPr>
        <w:t xml:space="preserve">(License Catalog) </w:t>
      </w:r>
      <w:r w:rsidR="008A20C9">
        <w:rPr>
          <w:rFonts w:hint="cs"/>
          <w:color w:val="000000"/>
          <w:cs/>
        </w:rPr>
        <w:t xml:space="preserve">แคตตาล็อกของฟอร์แมทใบอนุญาต </w:t>
      </w:r>
      <w:r w:rsidR="008A20C9">
        <w:rPr>
          <w:color w:val="000000"/>
        </w:rPr>
        <w:t xml:space="preserve">(Format Catalog) </w:t>
      </w:r>
      <w:r w:rsidR="008A20C9">
        <w:rPr>
          <w:rFonts w:hint="cs"/>
          <w:color w:val="000000"/>
          <w:cs/>
        </w:rPr>
        <w:t xml:space="preserve">และแคตตาล็อกของจุดให้บริการ </w:t>
      </w:r>
      <w:r w:rsidR="008A20C9">
        <w:rPr>
          <w:rFonts w:eastAsiaTheme="minorEastAsia" w:hint="eastAsia"/>
          <w:color w:val="000000"/>
          <w:lang w:eastAsia="ja-JP"/>
        </w:rPr>
        <w:t>A</w:t>
      </w:r>
      <w:r w:rsidR="008A20C9">
        <w:rPr>
          <w:rFonts w:eastAsiaTheme="minorEastAsia"/>
          <w:color w:val="000000"/>
          <w:lang w:eastAsia="ja-JP"/>
        </w:rPr>
        <w:t>PI (Service Catalog)</w:t>
      </w:r>
    </w:p>
    <w:p w14:paraId="1E2B9980" w14:textId="130C3EC3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C26DC75" w14:textId="77777777" w:rsidR="00724215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ins w:id="11" w:author="Microsoft Office User" w:date="2022-12-03T16:55:00Z"/>
          <w:rFonts w:eastAsiaTheme="minorEastAsia"/>
          <w:color w:val="000000"/>
          <w:lang w:eastAsia="ja-JP"/>
        </w:rPr>
      </w:pPr>
      <w:ins w:id="12" w:author="Microsoft Office User" w:date="2022-12-03T16:55:00Z">
        <w:r>
          <w:rPr>
            <w:rFonts w:eastAsiaTheme="minorEastAsia" w:hint="cs"/>
            <w:color w:val="000000"/>
            <w:cs/>
            <w:lang w:eastAsia="ja-JP"/>
          </w:rPr>
          <w:t xml:space="preserve">ภาพที่ </w:t>
        </w:r>
        <w:r>
          <w:rPr>
            <w:rFonts w:eastAsiaTheme="minorEastAsia" w:hint="eastAsia"/>
            <w:color w:val="000000"/>
            <w:lang w:eastAsia="ja-JP"/>
          </w:rPr>
          <w:t>6</w:t>
        </w:r>
        <w:r>
          <w:rPr>
            <w:rFonts w:eastAsiaTheme="minorEastAsia"/>
            <w:color w:val="000000"/>
            <w:lang w:eastAsia="ja-JP"/>
          </w:rPr>
          <w:t xml:space="preserve">-2 </w:t>
        </w:r>
        <w:r>
          <w:rPr>
            <w:rFonts w:eastAsiaTheme="minorEastAsia" w:hint="cs"/>
            <w:color w:val="000000"/>
            <w:cs/>
            <w:lang w:eastAsia="ja-JP"/>
          </w:rPr>
          <w:t xml:space="preserve">แสดงการตัวอย่าง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อกของใบอนุญาต </w:t>
        </w:r>
        <w:r>
          <w:rPr>
            <w:rFonts w:eastAsiaTheme="minorEastAsia" w:hint="eastAsia"/>
            <w:color w:val="000000"/>
            <w:lang w:eastAsia="ja-JP"/>
          </w:rPr>
          <w:t>(</w:t>
        </w:r>
        <w:r>
          <w:rPr>
            <w:rFonts w:eastAsiaTheme="minorEastAsia"/>
            <w:color w:val="000000"/>
            <w:lang w:eastAsia="ja-JP"/>
          </w:rPr>
          <w:t xml:space="preserve">License Catalog)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อกของรูปแบบหรือ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ฟอร์แมท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ของใบอนุญาต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อกจุดให้บริการ </w:t>
        </w:r>
        <w:r>
          <w:rPr>
            <w:rFonts w:eastAsiaTheme="minorEastAsia" w:hint="eastAsia"/>
            <w:color w:val="000000"/>
            <w:lang w:eastAsia="ja-JP"/>
          </w:rPr>
          <w:t>A</w:t>
        </w:r>
        <w:r>
          <w:rPr>
            <w:rFonts w:eastAsiaTheme="minorEastAsia"/>
            <w:color w:val="000000"/>
            <w:lang w:eastAsia="ja-JP"/>
          </w:rPr>
          <w:t xml:space="preserve">PI </w:t>
        </w:r>
        <w:r>
          <w:rPr>
            <w:rFonts w:eastAsiaTheme="minorEastAsia" w:hint="cs"/>
            <w:color w:val="000000"/>
            <w:cs/>
            <w:lang w:eastAsia="ja-JP"/>
          </w:rPr>
          <w:t xml:space="preserve">ของบริการดิจิทัลของหน่วยงาน สำหรับ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อกของใบอนุญาตนั้น </w:t>
        </w:r>
        <w:r>
          <w:rPr>
            <w:rFonts w:eastAsiaTheme="minorEastAsia" w:hint="eastAsia"/>
            <w:color w:val="000000"/>
            <w:lang w:eastAsia="ja-JP"/>
          </w:rPr>
          <w:t>(</w:t>
        </w:r>
        <w:r>
          <w:rPr>
            <w:rFonts w:eastAsiaTheme="minorEastAsia"/>
            <w:color w:val="000000"/>
            <w:lang w:eastAsia="ja-JP"/>
          </w:rPr>
          <w:t xml:space="preserve">License Catalog) </w:t>
        </w:r>
        <w:r>
          <w:rPr>
            <w:rFonts w:eastAsiaTheme="minorEastAsia" w:hint="cs"/>
            <w:color w:val="000000"/>
            <w:cs/>
            <w:lang w:eastAsia="ja-JP"/>
          </w:rPr>
          <w:t xml:space="preserve">ในภาพประกอบด้วย ใบอนุญาต สองชนิด ชนิดแรก มีรหัสว่า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:License1 </w:t>
        </w:r>
        <w:r>
          <w:rPr>
            <w:rFonts w:eastAsiaTheme="minorEastAsia" w:hint="cs"/>
            <w:color w:val="000000"/>
            <w:cs/>
            <w:lang w:eastAsia="ja-JP"/>
          </w:rPr>
          <w:t xml:space="preserve">เป็นใบอนุญาตที่มีชื่อว่า </w:t>
        </w:r>
        <w:r>
          <w:rPr>
            <w:rFonts w:eastAsiaTheme="minorEastAsia"/>
            <w:color w:val="000000"/>
            <w:lang w:eastAsia="ja-JP"/>
          </w:rPr>
          <w:t>‘</w:t>
        </w:r>
        <w:r>
          <w:rPr>
            <w:rFonts w:eastAsiaTheme="minorEastAsia" w:hint="eastAsia"/>
            <w:color w:val="000000"/>
            <w:lang w:eastAsia="ja-JP"/>
          </w:rPr>
          <w:t>P</w:t>
        </w:r>
        <w:r>
          <w:rPr>
            <w:rFonts w:eastAsiaTheme="minorEastAsia"/>
            <w:color w:val="000000"/>
            <w:lang w:eastAsia="ja-JP"/>
          </w:rPr>
          <w:t xml:space="preserve">ermission One’ </w:t>
        </w:r>
        <w:r>
          <w:rPr>
            <w:rFonts w:eastAsiaTheme="minorEastAsia" w:hint="cs"/>
            <w:color w:val="000000"/>
            <w:cs/>
            <w:lang w:eastAsia="ja-JP"/>
          </w:rPr>
          <w:t xml:space="preserve">ชนิดที่สอง มีรหัสว่า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:License2 </w:t>
        </w:r>
        <w:r>
          <w:rPr>
            <w:rFonts w:eastAsiaTheme="minorEastAsia" w:hint="cs"/>
            <w:color w:val="000000"/>
            <w:cs/>
            <w:lang w:eastAsia="ja-JP"/>
          </w:rPr>
          <w:t xml:space="preserve">เป็นใบอนุญาตที่มีชื่อว่า </w:t>
        </w:r>
        <w:r>
          <w:rPr>
            <w:rFonts w:eastAsiaTheme="minorEastAsia"/>
            <w:color w:val="000000"/>
            <w:lang w:eastAsia="ja-JP"/>
          </w:rPr>
          <w:t>‘Permission Two’</w:t>
        </w:r>
      </w:ins>
    </w:p>
    <w:p w14:paraId="29E460C7" w14:textId="77777777" w:rsidR="00724215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ins w:id="13" w:author="Microsoft Office User" w:date="2022-12-03T16:55:00Z"/>
          <w:rFonts w:eastAsiaTheme="minorEastAsia"/>
          <w:color w:val="000000"/>
          <w:lang w:eastAsia="ja-JP"/>
        </w:rPr>
      </w:pPr>
      <w:ins w:id="14" w:author="Microsoft Office User" w:date="2022-12-03T16:55:00Z">
        <w:r>
          <w:rPr>
            <w:rFonts w:eastAsiaTheme="minorEastAsia" w:hint="cs"/>
            <w:color w:val="000000"/>
            <w:cs/>
            <w:lang w:eastAsia="ja-JP"/>
          </w:rPr>
          <w:t>สำหรับ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อกของรูปแบบ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ฟอร์แมท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 </w:t>
        </w:r>
        <w:r>
          <w:rPr>
            <w:rFonts w:eastAsiaTheme="minorEastAsia" w:hint="eastAsia"/>
            <w:color w:val="000000"/>
            <w:lang w:eastAsia="ja-JP"/>
          </w:rPr>
          <w:t>(</w:t>
        </w:r>
        <w:r>
          <w:rPr>
            <w:rFonts w:eastAsiaTheme="minorEastAsia"/>
            <w:color w:val="000000"/>
            <w:lang w:eastAsia="ja-JP"/>
          </w:rPr>
          <w:t xml:space="preserve">Format Catalog) </w:t>
        </w:r>
        <w:r>
          <w:rPr>
            <w:rFonts w:eastAsiaTheme="minorEastAsia" w:hint="cs"/>
            <w:color w:val="000000"/>
            <w:cs/>
            <w:lang w:eastAsia="ja-JP"/>
          </w:rPr>
          <w:t xml:space="preserve">ก็มีสองรายการ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อกรายการแรกมีรหัส </w:t>
        </w:r>
        <w:r>
          <w:rPr>
            <w:rFonts w:eastAsiaTheme="minorEastAsia" w:hint="eastAsia"/>
            <w:color w:val="000000"/>
            <w:lang w:eastAsia="ja-JP"/>
          </w:rPr>
          <w:t>I</w:t>
        </w:r>
        <w:r>
          <w:rPr>
            <w:rFonts w:eastAsiaTheme="minorEastAsia"/>
            <w:color w:val="000000"/>
            <w:lang w:eastAsia="ja-JP"/>
          </w:rPr>
          <w:t xml:space="preserve">RI </w:t>
        </w:r>
        <w:r>
          <w:rPr>
            <w:rFonts w:eastAsiaTheme="minorEastAsia" w:hint="cs"/>
            <w:color w:val="000000"/>
            <w:cs/>
            <w:lang w:eastAsia="ja-JP"/>
          </w:rPr>
          <w:t xml:space="preserve">คือ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:Format1 </w:t>
        </w:r>
        <w:r>
          <w:rPr>
            <w:rFonts w:eastAsiaTheme="minorEastAsia" w:hint="cs"/>
            <w:color w:val="000000"/>
            <w:cs/>
            <w:lang w:eastAsia="ja-JP"/>
          </w:rPr>
          <w:t>เป็น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ฟอร์แมท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ของไฟล์ที่เป็น </w:t>
        </w:r>
        <w:r>
          <w:rPr>
            <w:rFonts w:eastAsiaTheme="minorEastAsia"/>
            <w:color w:val="000000"/>
            <w:lang w:eastAsia="ja-JP"/>
          </w:rPr>
          <w:t xml:space="preserve">XML (text/xml) </w:t>
        </w:r>
        <w:r>
          <w:rPr>
            <w:rFonts w:eastAsiaTheme="minorEastAsia" w:hint="cs"/>
            <w:color w:val="000000"/>
            <w:cs/>
            <w:lang w:eastAsia="ja-JP"/>
          </w:rPr>
          <w:t>มีรายละเอียด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ฟอร์แมท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ประกาศไว้ภายใต้ชื่อ </w:t>
        </w:r>
        <w:r>
          <w:rPr>
            <w:rFonts w:eastAsiaTheme="minorEastAsia"/>
            <w:color w:val="000000"/>
            <w:lang w:eastAsia="ja-JP"/>
          </w:rPr>
          <w:t xml:space="preserve">“namespace1” </w:t>
        </w:r>
        <w:r>
          <w:rPr>
            <w:rFonts w:eastAsiaTheme="minorEastAsia" w:hint="cs"/>
            <w:color w:val="000000"/>
            <w:cs/>
            <w:lang w:eastAsia="ja-JP"/>
          </w:rPr>
          <w:t>เป็น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ฟอร์แมท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ของใบอนุญาต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:License1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อกรายการที่สอง มีรหัส</w:t>
        </w:r>
        <w:r>
          <w:rPr>
            <w:rFonts w:eastAsiaTheme="minorEastAsia" w:hint="eastAsia"/>
            <w:color w:val="000000"/>
            <w:lang w:eastAsia="ja-JP"/>
          </w:rPr>
          <w:t xml:space="preserve"> </w:t>
        </w:r>
        <w:r>
          <w:rPr>
            <w:rFonts w:eastAsiaTheme="minorEastAsia"/>
            <w:color w:val="000000"/>
            <w:lang w:eastAsia="ja-JP"/>
          </w:rPr>
          <w:t xml:space="preserve">IRI </w:t>
        </w:r>
        <w:r>
          <w:rPr>
            <w:rFonts w:eastAsiaTheme="minorEastAsia" w:hint="cs"/>
            <w:color w:val="000000"/>
            <w:cs/>
            <w:lang w:eastAsia="ja-JP"/>
          </w:rPr>
          <w:t xml:space="preserve">ว่า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:Format2 </w:t>
        </w:r>
        <w:r>
          <w:rPr>
            <w:rFonts w:eastAsiaTheme="minorEastAsia" w:hint="cs"/>
            <w:color w:val="000000"/>
            <w:cs/>
            <w:lang w:eastAsia="ja-JP"/>
          </w:rPr>
          <w:t>เป็น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ฟอร์แมท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ของไฟล์ที่เป็น </w:t>
        </w:r>
        <w:r>
          <w:rPr>
            <w:rFonts w:eastAsiaTheme="minorEastAsia" w:hint="eastAsia"/>
            <w:color w:val="000000"/>
            <w:lang w:eastAsia="ja-JP"/>
          </w:rPr>
          <w:t>R</w:t>
        </w:r>
        <w:r>
          <w:rPr>
            <w:rFonts w:eastAsiaTheme="minorEastAsia"/>
            <w:color w:val="000000"/>
            <w:lang w:eastAsia="ja-JP"/>
          </w:rPr>
          <w:t>DF/XML (</w:t>
        </w:r>
        <w:proofErr w:type="spellStart"/>
        <w:r>
          <w:rPr>
            <w:rFonts w:eastAsiaTheme="minorEastAsia"/>
            <w:color w:val="000000"/>
            <w:lang w:eastAsia="ja-JP"/>
          </w:rPr>
          <w:t>rdf</w:t>
        </w:r>
        <w:proofErr w:type="spellEnd"/>
        <w:r>
          <w:rPr>
            <w:rFonts w:eastAsiaTheme="minorEastAsia"/>
            <w:color w:val="000000"/>
            <w:lang w:eastAsia="ja-JP"/>
          </w:rPr>
          <w:t xml:space="preserve">/xml) </w:t>
        </w:r>
        <w:r>
          <w:rPr>
            <w:rFonts w:eastAsiaTheme="minorEastAsia" w:hint="cs"/>
            <w:color w:val="000000"/>
            <w:cs/>
            <w:lang w:eastAsia="ja-JP"/>
          </w:rPr>
          <w:t>มีรายละเอียด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ฟอร์แมท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ประกาศไว้ภายใต้ชื่อ </w:t>
        </w:r>
        <w:r>
          <w:rPr>
            <w:rFonts w:eastAsiaTheme="minorEastAsia"/>
            <w:color w:val="000000"/>
            <w:lang w:eastAsia="ja-JP"/>
          </w:rPr>
          <w:t>“namespace</w:t>
        </w:r>
        <w:r>
          <w:rPr>
            <w:rFonts w:eastAsiaTheme="minorEastAsia" w:hint="eastAsia"/>
            <w:color w:val="000000"/>
            <w:lang w:eastAsia="ja-JP"/>
          </w:rPr>
          <w:t>2</w:t>
        </w:r>
        <w:r>
          <w:rPr>
            <w:rFonts w:eastAsiaTheme="minorEastAsia"/>
            <w:color w:val="000000"/>
            <w:lang w:eastAsia="ja-JP"/>
          </w:rPr>
          <w:t xml:space="preserve">” </w:t>
        </w:r>
        <w:r>
          <w:rPr>
            <w:rFonts w:eastAsiaTheme="minorEastAsia" w:hint="cs"/>
            <w:color w:val="000000"/>
            <w:cs/>
            <w:lang w:eastAsia="ja-JP"/>
          </w:rPr>
          <w:t>เป็น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ฟอร์แมท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ของใบอนุญาต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>:License2</w:t>
        </w:r>
      </w:ins>
    </w:p>
    <w:p w14:paraId="4A62456D" w14:textId="396177E7" w:rsidR="00724215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ins w:id="15" w:author="Microsoft Office User" w:date="2022-12-03T16:55:00Z"/>
          <w:color w:val="000000"/>
        </w:rPr>
      </w:pPr>
      <w:ins w:id="16" w:author="Microsoft Office User" w:date="2022-12-03T16:55:00Z">
        <w:r>
          <w:rPr>
            <w:rFonts w:eastAsiaTheme="minorEastAsia" w:hint="cs"/>
            <w:color w:val="000000"/>
            <w:cs/>
            <w:lang w:eastAsia="ja-JP"/>
          </w:rPr>
          <w:t>สำหรับ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อกของจุดบริกร </w:t>
        </w:r>
        <w:r>
          <w:rPr>
            <w:rFonts w:eastAsiaTheme="minorEastAsia" w:hint="eastAsia"/>
            <w:color w:val="000000"/>
            <w:lang w:eastAsia="ja-JP"/>
          </w:rPr>
          <w:t>A</w:t>
        </w:r>
        <w:r>
          <w:rPr>
            <w:rFonts w:eastAsiaTheme="minorEastAsia"/>
            <w:color w:val="000000"/>
            <w:lang w:eastAsia="ja-JP"/>
          </w:rPr>
          <w:t xml:space="preserve">PI </w:t>
        </w:r>
        <w:r>
          <w:rPr>
            <w:rFonts w:eastAsiaTheme="minorEastAsia" w:hint="cs"/>
            <w:color w:val="000000"/>
            <w:cs/>
            <w:lang w:eastAsia="ja-JP"/>
          </w:rPr>
          <w:t xml:space="preserve">หรือ </w:t>
        </w:r>
        <w:r>
          <w:rPr>
            <w:rFonts w:eastAsiaTheme="minorEastAsia"/>
            <w:color w:val="000000"/>
            <w:lang w:eastAsia="ja-JP"/>
          </w:rPr>
          <w:t>API endpoint</w:t>
        </w:r>
        <w:r>
          <w:rPr>
            <w:rFonts w:eastAsiaTheme="minorEastAsia" w:hint="cs"/>
            <w:color w:val="000000"/>
            <w:cs/>
            <w:lang w:eastAsia="ja-JP"/>
          </w:rPr>
          <w:t xml:space="preserve"> </w:t>
        </w:r>
        <w:r>
          <w:rPr>
            <w:rFonts w:eastAsiaTheme="minorEastAsia" w:hint="eastAsia"/>
            <w:color w:val="000000"/>
            <w:lang w:eastAsia="ja-JP"/>
          </w:rPr>
          <w:t>(</w:t>
        </w:r>
        <w:r>
          <w:rPr>
            <w:rFonts w:eastAsiaTheme="minorEastAsia"/>
            <w:color w:val="000000"/>
            <w:lang w:eastAsia="ja-JP"/>
          </w:rPr>
          <w:t xml:space="preserve">Service Catalog) </w:t>
        </w:r>
        <w:r>
          <w:rPr>
            <w:rFonts w:eastAsiaTheme="minorEastAsia" w:hint="cs"/>
            <w:color w:val="000000"/>
            <w:cs/>
            <w:lang w:eastAsia="ja-JP"/>
          </w:rPr>
          <w:t xml:space="preserve">ประกอบด้วยสองรายการ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อกรายการแรก มีรหัส </w:t>
        </w:r>
        <w:r>
          <w:rPr>
            <w:rFonts w:eastAsiaTheme="minorEastAsia" w:hint="eastAsia"/>
            <w:color w:val="000000"/>
            <w:lang w:eastAsia="ja-JP"/>
          </w:rPr>
          <w:t>I</w:t>
        </w:r>
        <w:r>
          <w:rPr>
            <w:rFonts w:eastAsiaTheme="minorEastAsia"/>
            <w:color w:val="000000"/>
            <w:lang w:eastAsia="ja-JP"/>
          </w:rPr>
          <w:t xml:space="preserve">RI </w:t>
        </w:r>
        <w:r>
          <w:rPr>
            <w:rFonts w:eastAsiaTheme="minorEastAsia" w:hint="cs"/>
            <w:color w:val="000000"/>
            <w:cs/>
            <w:lang w:eastAsia="ja-JP"/>
          </w:rPr>
          <w:t xml:space="preserve">ว่า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:Service1 </w:t>
        </w:r>
        <w:r>
          <w:rPr>
            <w:rFonts w:eastAsiaTheme="minorEastAsia" w:hint="cs"/>
            <w:color w:val="000000"/>
            <w:cs/>
            <w:lang w:eastAsia="ja-JP"/>
          </w:rPr>
          <w:t xml:space="preserve">เป็นบริการข้อมูล </w:t>
        </w:r>
        <w:r>
          <w:rPr>
            <w:rFonts w:eastAsiaTheme="minorEastAsia" w:hint="eastAsia"/>
            <w:color w:val="000000"/>
            <w:lang w:eastAsia="ja-JP"/>
          </w:rPr>
          <w:t>(</w:t>
        </w:r>
        <w:proofErr w:type="spellStart"/>
        <w:r>
          <w:rPr>
            <w:rFonts w:eastAsiaTheme="minorEastAsia"/>
            <w:color w:val="000000"/>
            <w:lang w:eastAsia="ja-JP"/>
          </w:rPr>
          <w:t>dct:DataService</w:t>
        </w:r>
        <w:proofErr w:type="spellEnd"/>
        <w:r>
          <w:rPr>
            <w:rFonts w:eastAsiaTheme="minorEastAsia"/>
            <w:color w:val="000000"/>
            <w:lang w:eastAsia="ja-JP"/>
          </w:rPr>
          <w:t xml:space="preserve">) </w:t>
        </w:r>
        <w:r>
          <w:rPr>
            <w:rFonts w:eastAsiaTheme="minorEastAsia" w:hint="cs"/>
            <w:color w:val="000000"/>
            <w:cs/>
            <w:lang w:eastAsia="ja-JP"/>
          </w:rPr>
          <w:t xml:space="preserve">มีจุดให้บริการอยู่ที่ </w:t>
        </w:r>
        <w:r>
          <w:rPr>
            <w:rFonts w:eastAsiaTheme="minorEastAsia"/>
            <w:color w:val="000000"/>
            <w:lang w:eastAsia="ja-JP"/>
          </w:rPr>
          <w:t xml:space="preserve">‘http://org/api1/endpnt1’ </w:t>
        </w:r>
        <w:r>
          <w:rPr>
            <w:rFonts w:eastAsiaTheme="minorEastAsia" w:hint="cs"/>
            <w:color w:val="000000"/>
            <w:cs/>
            <w:lang w:eastAsia="ja-JP"/>
          </w:rPr>
          <w:t xml:space="preserve">เป็นบริการสำหรับออกใบอนุญาต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:License1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อกรายการที่สอง มีรหัส </w:t>
        </w:r>
        <w:r>
          <w:rPr>
            <w:rFonts w:eastAsiaTheme="minorEastAsia" w:hint="eastAsia"/>
            <w:color w:val="000000"/>
            <w:lang w:eastAsia="ja-JP"/>
          </w:rPr>
          <w:t>I</w:t>
        </w:r>
        <w:r>
          <w:rPr>
            <w:rFonts w:eastAsiaTheme="minorEastAsia"/>
            <w:color w:val="000000"/>
            <w:lang w:eastAsia="ja-JP"/>
          </w:rPr>
          <w:t xml:space="preserve">RI </w:t>
        </w:r>
        <w:r>
          <w:rPr>
            <w:rFonts w:eastAsiaTheme="minorEastAsia" w:hint="cs"/>
            <w:color w:val="000000"/>
            <w:cs/>
            <w:lang w:eastAsia="ja-JP"/>
          </w:rPr>
          <w:t xml:space="preserve">ว่า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:Service2 </w:t>
        </w:r>
        <w:r>
          <w:rPr>
            <w:rFonts w:eastAsiaTheme="minorEastAsia" w:hint="cs"/>
            <w:color w:val="000000"/>
            <w:cs/>
            <w:lang w:eastAsia="ja-JP"/>
          </w:rPr>
          <w:t xml:space="preserve">เป็นบริการข้อมูล </w:t>
        </w:r>
        <w:r>
          <w:rPr>
            <w:rFonts w:eastAsiaTheme="minorEastAsia" w:hint="eastAsia"/>
            <w:color w:val="000000"/>
            <w:lang w:eastAsia="ja-JP"/>
          </w:rPr>
          <w:t>(</w:t>
        </w:r>
        <w:proofErr w:type="spellStart"/>
        <w:r>
          <w:rPr>
            <w:rFonts w:eastAsiaTheme="minorEastAsia"/>
            <w:color w:val="000000"/>
            <w:lang w:eastAsia="ja-JP"/>
          </w:rPr>
          <w:t>dct:DataService</w:t>
        </w:r>
        <w:proofErr w:type="spellEnd"/>
        <w:r>
          <w:rPr>
            <w:rFonts w:eastAsiaTheme="minorEastAsia"/>
            <w:color w:val="000000"/>
            <w:lang w:eastAsia="ja-JP"/>
          </w:rPr>
          <w:t xml:space="preserve">) </w:t>
        </w:r>
        <w:r>
          <w:rPr>
            <w:rFonts w:eastAsiaTheme="minorEastAsia" w:hint="cs"/>
            <w:color w:val="000000"/>
            <w:cs/>
            <w:lang w:eastAsia="ja-JP"/>
          </w:rPr>
          <w:t xml:space="preserve">มีจุดให้บริการอยู่ที่ </w:t>
        </w:r>
        <w:r>
          <w:rPr>
            <w:rFonts w:eastAsiaTheme="minorEastAsia"/>
            <w:color w:val="000000"/>
            <w:lang w:eastAsia="ja-JP"/>
          </w:rPr>
          <w:t xml:space="preserve">‘http://org/api1/endpnt1’ </w:t>
        </w:r>
        <w:r>
          <w:rPr>
            <w:rFonts w:eastAsiaTheme="minorEastAsia" w:hint="cs"/>
            <w:color w:val="000000"/>
            <w:cs/>
            <w:lang w:eastAsia="ja-JP"/>
          </w:rPr>
          <w:t xml:space="preserve">เป็นบริการสำหรับออกใบอนุญาต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>:License1</w:t>
        </w:r>
      </w:ins>
    </w:p>
    <w:p w14:paraId="57D08C77" w14:textId="4ABCDC75" w:rsidR="00411E1E" w:rsidRDefault="00411E1E" w:rsidP="001F2B37">
      <w:pPr>
        <w:shd w:val="clear" w:color="auto" w:fill="FFFFFF"/>
        <w:spacing w:line="228" w:lineRule="auto"/>
        <w:ind w:firstLine="720"/>
        <w:jc w:val="thaiDistribute"/>
        <w:outlineLvl w:val="1"/>
        <w:rPr>
          <w:color w:val="000000"/>
        </w:rPr>
      </w:pPr>
      <w:r>
        <w:rPr>
          <w:rFonts w:hint="cs"/>
          <w:color w:val="000000"/>
          <w:cs/>
        </w:rPr>
        <w:lastRenderedPageBreak/>
        <w:t>ตัวอย่าง</w:t>
      </w:r>
      <w:proofErr w:type="spellStart"/>
      <w:r>
        <w:rPr>
          <w:rFonts w:hint="cs"/>
          <w:color w:val="000000"/>
          <w:cs/>
        </w:rPr>
        <w:t>แคตตาล็</w:t>
      </w:r>
      <w:proofErr w:type="spellEnd"/>
      <w:r>
        <w:rPr>
          <w:rFonts w:hint="cs"/>
          <w:color w:val="000000"/>
          <w:cs/>
        </w:rPr>
        <w:t>อกที่แสดงในภาพข้างต้น ใช้ในการสนับสนุนการเชื่อมโยงระบบดิจิทัลในการให้บริการออกใบอนุญาตของหน่วยงานภาครัฐ แคตตาล็อกจะเป็นกลไกกลางในการสนับสนุนให้ระบบดิจิทัลสามารถทำงานร่วมกันได้อย่างมีประสิทธิภาพและอย่างอัตโนมัติ</w:t>
      </w:r>
      <w:r w:rsidR="001F2B37">
        <w:rPr>
          <w:rFonts w:hint="cs"/>
          <w:color w:val="000000"/>
          <w:cs/>
        </w:rPr>
        <w:t xml:space="preserve"> แต่ละหน่วยงานเจ้าของใบอนุญาต ที่มีระบบดิจิทัลสามารถจัดทำแคตตาล็อกอธิบายข้อมูลการให้บริการของตน เพื่อให้ระบบดิจิทัลสามารถทำงานร่วมกันได้อย่างอัตโนมัติ</w:t>
      </w:r>
    </w:p>
    <w:p w14:paraId="50CF1B5A" w14:textId="62FC2BCA" w:rsidR="001F2B37" w:rsidRDefault="001F2B37" w:rsidP="001F2B37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เมื่อแต่ละหน่วยงานมีระบบแคตตาล็อกของตน จะทำให้เกิดระบบแคตตาล็อกมีจำนวนมาก เพื่อไม่ให้เกิดความสับสนอันเกิดจากการมีหลายแคตตาล็อก มาตรฐานแคตตาล็อก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W3C RDF/DCAT) </w:t>
      </w:r>
      <w:r>
        <w:rPr>
          <w:rFonts w:eastAsiaTheme="minorEastAsia" w:hint="cs"/>
          <w:color w:val="000000"/>
          <w:cs/>
          <w:lang w:eastAsia="ja-JP"/>
        </w:rPr>
        <w:t xml:space="preserve">ได้กำหนดวิธีการง่ายๆ ที่ทำให้แคตตาล็อกทุกตัวสามารถรวมกันได้เป็นเสมือนหนึ่ง ระบบแคตตาล็อกที่มีขนาดใหญ่ รวมเอาทุกแคตตาล็อกไว้ด้วยกัน ทำให้ข้อมูลการให้บริการที่อยู่อย่างกระจัดกระจายได้รับการเชื่อมโยงบูรณาการ สร้างความเป็นเอกภาพของข้อมูลการให้บริการประชาชน การทำงานรวมกันของระบบแคตตาล็อกนี้เรียกว่า </w:t>
      </w:r>
      <w:r>
        <w:rPr>
          <w:rFonts w:eastAsiaTheme="minorEastAsia"/>
          <w:color w:val="000000"/>
          <w:lang w:eastAsia="ja-JP"/>
        </w:rPr>
        <w:t>‘Federated Catalog’</w:t>
      </w:r>
    </w:p>
    <w:p w14:paraId="7F28BF31" w14:textId="29725B83" w:rsidR="001F2B37" w:rsidRPr="001F2B37" w:rsidDel="00724215" w:rsidRDefault="001F2B37" w:rsidP="001F2B37">
      <w:pPr>
        <w:shd w:val="clear" w:color="auto" w:fill="FFFFFF"/>
        <w:spacing w:line="228" w:lineRule="auto"/>
        <w:ind w:firstLine="720"/>
        <w:jc w:val="thaiDistribute"/>
        <w:outlineLvl w:val="1"/>
        <w:rPr>
          <w:moveFrom w:id="17" w:author="Microsoft Office User" w:date="2022-12-03T16:56:00Z"/>
          <w:rFonts w:eastAsiaTheme="minorEastAsia"/>
          <w:color w:val="000000"/>
          <w:cs/>
          <w:lang w:eastAsia="ja-JP"/>
        </w:rPr>
      </w:pPr>
      <w:moveFromRangeStart w:id="18" w:author="Microsoft Office User" w:date="2022-12-03T16:56:00Z" w:name="move120978981"/>
      <w:moveFrom w:id="19" w:author="Microsoft Office User" w:date="2022-12-03T16:56:00Z">
        <w:r w:rsidDel="00724215">
          <w:rPr>
            <w:rFonts w:eastAsiaTheme="minorEastAsia" w:hint="cs"/>
            <w:color w:val="000000"/>
            <w:cs/>
            <w:lang w:eastAsia="ja-JP"/>
          </w:rPr>
          <w:t xml:space="preserve">ภาพที่ </w:t>
        </w:r>
        <w:r w:rsidDel="00724215">
          <w:rPr>
            <w:rFonts w:eastAsiaTheme="minorEastAsia" w:hint="eastAsia"/>
            <w:color w:val="000000"/>
            <w:lang w:eastAsia="ja-JP"/>
          </w:rPr>
          <w:t>6</w:t>
        </w:r>
        <w:r w:rsidDel="00724215">
          <w:rPr>
            <w:rFonts w:eastAsiaTheme="minorEastAsia"/>
            <w:color w:val="000000"/>
            <w:lang w:eastAsia="ja-JP"/>
          </w:rPr>
          <w:t xml:space="preserve">-3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แสดงตัวอย่างการเชื่อมโยง </w:t>
        </w:r>
        <w:r w:rsidDel="00724215">
          <w:rPr>
            <w:rFonts w:eastAsiaTheme="minorEastAsia" w:hint="eastAsia"/>
            <w:color w:val="000000"/>
            <w:lang w:eastAsia="ja-JP"/>
          </w:rPr>
          <w:t>F</w:t>
        </w:r>
        <w:r w:rsidDel="00724215">
          <w:rPr>
            <w:rFonts w:eastAsiaTheme="minorEastAsia"/>
            <w:color w:val="000000"/>
            <w:lang w:eastAsia="ja-JP"/>
          </w:rPr>
          <w:t xml:space="preserve">ederated Catalog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ของระบบแคตตาล็อกใบอนุญาตของสามหน่วยงาน โดยแคตตาล็อกของหน่วยงานที่๑ ประกอบด้วยใบอนุญาตสองรายการ ได้แก่ </w:t>
        </w:r>
        <w:r w:rsidDel="00724215">
          <w:rPr>
            <w:rFonts w:eastAsiaTheme="minorEastAsia" w:hint="eastAsia"/>
            <w:color w:val="000000"/>
            <w:lang w:eastAsia="ja-JP"/>
          </w:rPr>
          <w:t>o</w:t>
        </w:r>
        <w:r w:rsidDel="00724215">
          <w:rPr>
            <w:rFonts w:eastAsiaTheme="minorEastAsia"/>
            <w:color w:val="000000"/>
            <w:lang w:eastAsia="ja-JP"/>
          </w:rPr>
          <w:t xml:space="preserve">1:License1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และ </w:t>
        </w:r>
        <w:r w:rsidDel="00724215">
          <w:rPr>
            <w:rFonts w:eastAsiaTheme="minorEastAsia" w:hint="eastAsia"/>
            <w:color w:val="000000"/>
            <w:lang w:eastAsia="ja-JP"/>
          </w:rPr>
          <w:t>o</w:t>
        </w:r>
        <w:r w:rsidDel="00724215">
          <w:rPr>
            <w:rFonts w:eastAsiaTheme="minorEastAsia"/>
            <w:color w:val="000000"/>
            <w:lang w:eastAsia="ja-JP"/>
          </w:rPr>
          <w:t xml:space="preserve">1:License2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แคตตาล็อกของหน่วยงานที่ ๒ ประกอบด้วยใบอนุญาตสองรายการเช่นกัน ได้แก่ </w:t>
        </w:r>
        <w:r w:rsidDel="00724215">
          <w:rPr>
            <w:rFonts w:eastAsiaTheme="minorEastAsia" w:hint="eastAsia"/>
            <w:color w:val="000000"/>
            <w:lang w:eastAsia="ja-JP"/>
          </w:rPr>
          <w:t>o</w:t>
        </w:r>
        <w:r w:rsidDel="00724215">
          <w:rPr>
            <w:rFonts w:eastAsiaTheme="minorEastAsia"/>
            <w:color w:val="000000"/>
            <w:lang w:eastAsia="ja-JP"/>
          </w:rPr>
          <w:t xml:space="preserve">2:License1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และ </w:t>
        </w:r>
        <w:r w:rsidDel="00724215">
          <w:rPr>
            <w:rFonts w:eastAsiaTheme="minorEastAsia" w:hint="eastAsia"/>
            <w:color w:val="000000"/>
            <w:lang w:eastAsia="ja-JP"/>
          </w:rPr>
          <w:t>o</w:t>
        </w:r>
        <w:r w:rsidDel="00724215">
          <w:rPr>
            <w:rFonts w:eastAsiaTheme="minorEastAsia"/>
            <w:color w:val="000000"/>
            <w:lang w:eastAsia="ja-JP"/>
          </w:rPr>
          <w:t xml:space="preserve">2:License2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และแคตตาล็อกของหน่วยงานที่ ๓ ประกอบด้วยสองรายการเช่นกัน ได้แก่ </w:t>
        </w:r>
        <w:r w:rsidDel="00724215">
          <w:rPr>
            <w:rFonts w:eastAsiaTheme="minorEastAsia" w:hint="eastAsia"/>
            <w:color w:val="000000"/>
            <w:lang w:eastAsia="ja-JP"/>
          </w:rPr>
          <w:t>o</w:t>
        </w:r>
        <w:r w:rsidDel="00724215">
          <w:rPr>
            <w:rFonts w:eastAsiaTheme="minorEastAsia"/>
            <w:color w:val="000000"/>
            <w:lang w:eastAsia="ja-JP"/>
          </w:rPr>
          <w:t xml:space="preserve">3:License1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และ </w:t>
        </w:r>
        <w:r w:rsidDel="00724215">
          <w:rPr>
            <w:rFonts w:eastAsiaTheme="minorEastAsia" w:hint="eastAsia"/>
            <w:color w:val="000000"/>
            <w:lang w:eastAsia="ja-JP"/>
          </w:rPr>
          <w:t>o</w:t>
        </w:r>
        <w:r w:rsidDel="00724215">
          <w:rPr>
            <w:rFonts w:eastAsiaTheme="minorEastAsia"/>
            <w:color w:val="000000"/>
            <w:lang w:eastAsia="ja-JP"/>
          </w:rPr>
          <w:t xml:space="preserve">3:License2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ระบบแคตตาล็อกของสามหน่วยงานนี้ </w:t>
        </w:r>
        <w:r w:rsidR="0087383A" w:rsidDel="00724215">
          <w:rPr>
            <w:rFonts w:eastAsiaTheme="minorEastAsia" w:hint="cs"/>
            <w:color w:val="000000"/>
            <w:cs/>
            <w:lang w:eastAsia="ja-JP"/>
          </w:rPr>
          <w:t xml:space="preserve">ถูกเชื่อมโยงด้วยระบบแคตตาล็อกกลาง ซึ่งมีข้อมูลแคตตาล็อกอยู่หนึ่งรายการ ประกอบด้วยแคตตาล็อกย่อย สามรายการ ซึ่งมีรหัส </w:t>
        </w:r>
        <w:r w:rsidR="0087383A" w:rsidDel="00724215">
          <w:rPr>
            <w:rFonts w:eastAsiaTheme="minorEastAsia" w:hint="eastAsia"/>
            <w:color w:val="000000"/>
            <w:lang w:eastAsia="ja-JP"/>
          </w:rPr>
          <w:t>I</w:t>
        </w:r>
        <w:r w:rsidR="0087383A" w:rsidDel="00724215">
          <w:rPr>
            <w:rFonts w:eastAsiaTheme="minorEastAsia"/>
            <w:color w:val="000000"/>
            <w:lang w:eastAsia="ja-JP"/>
          </w:rPr>
          <w:t xml:space="preserve">RI </w:t>
        </w:r>
        <w:r w:rsidR="0087383A" w:rsidDel="00724215">
          <w:rPr>
            <w:rFonts w:eastAsiaTheme="minorEastAsia" w:hint="cs"/>
            <w:color w:val="000000"/>
            <w:cs/>
            <w:lang w:eastAsia="ja-JP"/>
          </w:rPr>
          <w:t>ชี้ไปยังแคตตาล็อกของหน่วยงานทั้งสามข้างต้น</w:t>
        </w:r>
      </w:moveFrom>
    </w:p>
    <w:moveFromRangeEnd w:id="18"/>
    <w:p w14:paraId="38F85F82" w14:textId="3BA02BAE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575D9A9D" wp14:editId="32EFFBEB">
            <wp:extent cx="5502910" cy="2611755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94A2" w14:textId="246F10AA" w:rsidR="007E6890" w:rsidRPr="0087383A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color w:val="000000"/>
          <w:cs/>
        </w:rPr>
        <w:tab/>
      </w: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3</w:t>
      </w:r>
      <w:r>
        <w:rPr>
          <w:color w:val="000000"/>
        </w:rPr>
        <w:t xml:space="preserve"> </w:t>
      </w:r>
      <w:r w:rsidR="0087383A">
        <w:rPr>
          <w:rFonts w:hint="cs"/>
          <w:color w:val="000000"/>
          <w:cs/>
        </w:rPr>
        <w:t xml:space="preserve">ตัวอย่างการเชื่อมโยงของระบบแคตตาล็อก ทำให้เกิดระบบแคตตาล็อกกลาง หรือ </w:t>
      </w:r>
      <w:r w:rsidR="0087383A">
        <w:rPr>
          <w:rFonts w:eastAsiaTheme="minorEastAsia" w:hint="eastAsia"/>
          <w:color w:val="000000"/>
          <w:lang w:eastAsia="ja-JP"/>
        </w:rPr>
        <w:t>F</w:t>
      </w:r>
      <w:r w:rsidR="0087383A">
        <w:rPr>
          <w:rFonts w:eastAsiaTheme="minorEastAsia"/>
          <w:color w:val="000000"/>
          <w:lang w:eastAsia="ja-JP"/>
        </w:rPr>
        <w:t>ederated Catalog</w:t>
      </w:r>
    </w:p>
    <w:p w14:paraId="0AB88CBA" w14:textId="4D034C9F" w:rsidR="00E24EDC" w:rsidRDefault="00AC16A6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</w:rPr>
        <w:tab/>
      </w:r>
    </w:p>
    <w:p w14:paraId="78BEEE8C" w14:textId="2F192615" w:rsidR="00724215" w:rsidRPr="001F2B37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moveTo w:id="20" w:author="Microsoft Office User" w:date="2022-12-03T16:56:00Z"/>
          <w:rFonts w:eastAsiaTheme="minorEastAsia"/>
          <w:color w:val="000000"/>
          <w:cs/>
          <w:lang w:eastAsia="ja-JP"/>
        </w:rPr>
      </w:pPr>
      <w:moveToRangeStart w:id="21" w:author="Microsoft Office User" w:date="2022-12-03T16:56:00Z" w:name="move120978981"/>
      <w:moveTo w:id="22" w:author="Microsoft Office User" w:date="2022-12-03T16:56:00Z">
        <w:r>
          <w:rPr>
            <w:rFonts w:eastAsiaTheme="minorEastAsia" w:hint="cs"/>
            <w:color w:val="000000"/>
            <w:cs/>
            <w:lang w:eastAsia="ja-JP"/>
          </w:rPr>
          <w:t xml:space="preserve">ภาพที่ </w:t>
        </w:r>
        <w:r>
          <w:rPr>
            <w:rFonts w:eastAsiaTheme="minorEastAsia" w:hint="eastAsia"/>
            <w:color w:val="000000"/>
            <w:lang w:eastAsia="ja-JP"/>
          </w:rPr>
          <w:t>6</w:t>
        </w:r>
        <w:r>
          <w:rPr>
            <w:rFonts w:eastAsiaTheme="minorEastAsia"/>
            <w:color w:val="000000"/>
            <w:lang w:eastAsia="ja-JP"/>
          </w:rPr>
          <w:t xml:space="preserve">-3 </w:t>
        </w:r>
        <w:r>
          <w:rPr>
            <w:rFonts w:eastAsiaTheme="minorEastAsia" w:hint="cs"/>
            <w:color w:val="000000"/>
            <w:cs/>
            <w:lang w:eastAsia="ja-JP"/>
          </w:rPr>
          <w:t xml:space="preserve">แสดงตัวอย่างการเชื่อมโยง </w:t>
        </w:r>
        <w:r>
          <w:rPr>
            <w:rFonts w:eastAsiaTheme="minorEastAsia" w:hint="eastAsia"/>
            <w:color w:val="000000"/>
            <w:lang w:eastAsia="ja-JP"/>
          </w:rPr>
          <w:t>F</w:t>
        </w:r>
        <w:r>
          <w:rPr>
            <w:rFonts w:eastAsiaTheme="minorEastAsia"/>
            <w:color w:val="000000"/>
            <w:lang w:eastAsia="ja-JP"/>
          </w:rPr>
          <w:t xml:space="preserve">ederated Catalog </w:t>
        </w:r>
        <w:r>
          <w:rPr>
            <w:rFonts w:eastAsiaTheme="minorEastAsia" w:hint="cs"/>
            <w:color w:val="000000"/>
            <w:cs/>
            <w:lang w:eastAsia="ja-JP"/>
          </w:rPr>
          <w:t>ของระบบ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อกใบอนุญาตของสามหน่วยงาน โดย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อกของหน่วยงานที่</w:t>
        </w:r>
        <w:del w:id="23" w:author="Microsoft Office User" w:date="2022-12-03T16:56:00Z">
          <w:r w:rsidDel="00724215">
            <w:rPr>
              <w:rFonts w:eastAsiaTheme="minorEastAsia" w:hint="cs"/>
              <w:color w:val="000000"/>
              <w:cs/>
              <w:lang w:eastAsia="ja-JP"/>
            </w:rPr>
            <w:delText>๑</w:delText>
          </w:r>
        </w:del>
      </w:moveTo>
      <w:ins w:id="24" w:author="Microsoft Office User" w:date="2022-12-03T16:56:00Z">
        <w:r>
          <w:rPr>
            <w:rFonts w:eastAsiaTheme="minorEastAsia" w:hint="cs"/>
            <w:color w:val="000000"/>
            <w:cs/>
            <w:lang w:eastAsia="ja-JP"/>
          </w:rPr>
          <w:t>1</w:t>
        </w:r>
      </w:ins>
      <w:moveTo w:id="25" w:author="Microsoft Office User" w:date="2022-12-03T16:56:00Z">
        <w:r>
          <w:rPr>
            <w:rFonts w:eastAsiaTheme="minorEastAsia" w:hint="cs"/>
            <w:color w:val="000000"/>
            <w:cs/>
            <w:lang w:eastAsia="ja-JP"/>
          </w:rPr>
          <w:t xml:space="preserve"> ประกอบด้วยใบอนุญาตสองรายการ ได้แก่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1:License1 </w:t>
        </w:r>
        <w:r>
          <w:rPr>
            <w:rFonts w:eastAsiaTheme="minorEastAsia" w:hint="cs"/>
            <w:color w:val="000000"/>
            <w:cs/>
            <w:lang w:eastAsia="ja-JP"/>
          </w:rPr>
          <w:t xml:space="preserve">และ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1:License2 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อกของหน่วยงานที่ </w:t>
        </w:r>
        <w:del w:id="26" w:author="Microsoft Office User" w:date="2022-12-03T16:56:00Z">
          <w:r w:rsidDel="00724215">
            <w:rPr>
              <w:rFonts w:eastAsiaTheme="minorEastAsia" w:hint="cs"/>
              <w:color w:val="000000"/>
              <w:cs/>
              <w:lang w:eastAsia="ja-JP"/>
            </w:rPr>
            <w:delText>๒</w:delText>
          </w:r>
        </w:del>
      </w:moveTo>
      <w:ins w:id="27" w:author="Microsoft Office User" w:date="2022-12-03T16:56:00Z">
        <w:r>
          <w:rPr>
            <w:rFonts w:eastAsiaTheme="minorEastAsia"/>
            <w:color w:val="000000"/>
            <w:lang w:eastAsia="ja-JP"/>
          </w:rPr>
          <w:t>2</w:t>
        </w:r>
      </w:ins>
      <w:moveTo w:id="28" w:author="Microsoft Office User" w:date="2022-12-03T16:56:00Z">
        <w:r>
          <w:rPr>
            <w:rFonts w:eastAsiaTheme="minorEastAsia" w:hint="cs"/>
            <w:color w:val="000000"/>
            <w:cs/>
            <w:lang w:eastAsia="ja-JP"/>
          </w:rPr>
          <w:t xml:space="preserve"> ประกอบด้วยใบอนุญาตสองรายการเช่นกัน ได้แก่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2:License1 </w:t>
        </w:r>
        <w:r>
          <w:rPr>
            <w:rFonts w:eastAsiaTheme="minorEastAsia" w:hint="cs"/>
            <w:color w:val="000000"/>
            <w:cs/>
            <w:lang w:eastAsia="ja-JP"/>
          </w:rPr>
          <w:t xml:space="preserve">และ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2:License2 </w:t>
        </w:r>
        <w:r>
          <w:rPr>
            <w:rFonts w:eastAsiaTheme="minorEastAsia" w:hint="cs"/>
            <w:color w:val="000000"/>
            <w:cs/>
            <w:lang w:eastAsia="ja-JP"/>
          </w:rPr>
          <w:t>และ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อกของหน่วยงานที่ </w:t>
        </w:r>
        <w:del w:id="29" w:author="Microsoft Office User" w:date="2022-12-03T16:56:00Z">
          <w:r w:rsidDel="00724215">
            <w:rPr>
              <w:rFonts w:eastAsiaTheme="minorEastAsia" w:hint="cs"/>
              <w:color w:val="000000"/>
              <w:cs/>
              <w:lang w:eastAsia="ja-JP"/>
            </w:rPr>
            <w:delText>๓</w:delText>
          </w:r>
        </w:del>
      </w:moveTo>
      <w:ins w:id="30" w:author="Microsoft Office User" w:date="2022-12-03T16:56:00Z">
        <w:r>
          <w:rPr>
            <w:rFonts w:eastAsiaTheme="minorEastAsia"/>
            <w:color w:val="000000"/>
            <w:lang w:eastAsia="ja-JP"/>
          </w:rPr>
          <w:t>3</w:t>
        </w:r>
      </w:ins>
      <w:moveTo w:id="31" w:author="Microsoft Office User" w:date="2022-12-03T16:56:00Z">
        <w:r>
          <w:rPr>
            <w:rFonts w:eastAsiaTheme="minorEastAsia" w:hint="cs"/>
            <w:color w:val="000000"/>
            <w:cs/>
            <w:lang w:eastAsia="ja-JP"/>
          </w:rPr>
          <w:t xml:space="preserve"> ประกอบด้วยสองรายการเช่นกัน ได้แก่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3:License1 </w:t>
        </w:r>
        <w:r>
          <w:rPr>
            <w:rFonts w:eastAsiaTheme="minorEastAsia" w:hint="cs"/>
            <w:color w:val="000000"/>
            <w:cs/>
            <w:lang w:eastAsia="ja-JP"/>
          </w:rPr>
          <w:t xml:space="preserve">และ </w:t>
        </w:r>
        <w:r>
          <w:rPr>
            <w:rFonts w:eastAsiaTheme="minorEastAsia" w:hint="eastAsia"/>
            <w:color w:val="000000"/>
            <w:lang w:eastAsia="ja-JP"/>
          </w:rPr>
          <w:t>o</w:t>
        </w:r>
        <w:r>
          <w:rPr>
            <w:rFonts w:eastAsiaTheme="minorEastAsia"/>
            <w:color w:val="000000"/>
            <w:lang w:eastAsia="ja-JP"/>
          </w:rPr>
          <w:t xml:space="preserve">3:License2 </w:t>
        </w:r>
        <w:r>
          <w:rPr>
            <w:rFonts w:eastAsiaTheme="minorEastAsia" w:hint="cs"/>
            <w:color w:val="000000"/>
            <w:cs/>
            <w:lang w:eastAsia="ja-JP"/>
          </w:rPr>
          <w:t>ระบบ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อกของสามหน่วยงานนี้ ถูกเชื่อมโยงด้วยระบบ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อกกลาง ซึ่งมีข้อมูล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อกอยู่หนึ่งรายการ ประกอบด้วย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 xml:space="preserve">อกย่อย สามรายการ ซึ่งมีรหัส </w:t>
        </w:r>
        <w:r>
          <w:rPr>
            <w:rFonts w:eastAsiaTheme="minorEastAsia" w:hint="eastAsia"/>
            <w:color w:val="000000"/>
            <w:lang w:eastAsia="ja-JP"/>
          </w:rPr>
          <w:t>I</w:t>
        </w:r>
        <w:r>
          <w:rPr>
            <w:rFonts w:eastAsiaTheme="minorEastAsia"/>
            <w:color w:val="000000"/>
            <w:lang w:eastAsia="ja-JP"/>
          </w:rPr>
          <w:t xml:space="preserve">RI </w:t>
        </w:r>
        <w:r>
          <w:rPr>
            <w:rFonts w:eastAsiaTheme="minorEastAsia" w:hint="cs"/>
            <w:color w:val="000000"/>
            <w:cs/>
            <w:lang w:eastAsia="ja-JP"/>
          </w:rPr>
          <w:t>ชี้ไปยัง</w:t>
        </w:r>
        <w:proofErr w:type="spellStart"/>
        <w:r>
          <w:rPr>
            <w:rFonts w:eastAsiaTheme="minorEastAsia" w:hint="cs"/>
            <w:color w:val="000000"/>
            <w:cs/>
            <w:lang w:eastAsia="ja-JP"/>
          </w:rPr>
          <w:t>แคตตาล็</w:t>
        </w:r>
        <w:proofErr w:type="spellEnd"/>
        <w:r>
          <w:rPr>
            <w:rFonts w:eastAsiaTheme="minorEastAsia" w:hint="cs"/>
            <w:color w:val="000000"/>
            <w:cs/>
            <w:lang w:eastAsia="ja-JP"/>
          </w:rPr>
          <w:t>อกของหน่วยงานทั้งสามข้างต้น</w:t>
        </w:r>
      </w:moveTo>
    </w:p>
    <w:moveToRangeEnd w:id="21"/>
    <w:p w14:paraId="129F3B11" w14:textId="32DF8D02" w:rsidR="00AC16A6" w:rsidRPr="00AC16A6" w:rsidRDefault="00AC16A6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color w:val="000000"/>
        </w:rPr>
        <w:lastRenderedPageBreak/>
        <w:tab/>
      </w:r>
      <w:r>
        <w:rPr>
          <w:rFonts w:hint="cs"/>
          <w:color w:val="000000"/>
          <w:cs/>
        </w:rPr>
        <w:t xml:space="preserve">การเชื่อมโยงของระบบแคตตาล็อกของต่างหน่วยงานดังกล่าวข้างต้นทำให้เกิดระบบแคตตาล็อกกลางขึ้น เราสามารถพัฒนาระบบ </w:t>
      </w:r>
      <w:r>
        <w:rPr>
          <w:rFonts w:eastAsiaTheme="minorEastAsia" w:hint="eastAsia"/>
          <w:color w:val="000000"/>
          <w:lang w:eastAsia="ja-JP"/>
        </w:rPr>
        <w:t>F</w:t>
      </w:r>
      <w:r>
        <w:rPr>
          <w:rFonts w:eastAsiaTheme="minorEastAsia"/>
          <w:color w:val="000000"/>
          <w:lang w:eastAsia="ja-JP"/>
        </w:rPr>
        <w:t xml:space="preserve">ederated </w:t>
      </w:r>
      <w:r>
        <w:rPr>
          <w:rFonts w:eastAsiaTheme="minorEastAsia" w:hint="eastAsia"/>
          <w:color w:val="000000"/>
          <w:lang w:eastAsia="ja-JP"/>
        </w:rPr>
        <w:t>C</w:t>
      </w:r>
      <w:r>
        <w:rPr>
          <w:rFonts w:eastAsiaTheme="minorEastAsia"/>
          <w:color w:val="000000"/>
          <w:lang w:eastAsia="ja-JP"/>
        </w:rPr>
        <w:t xml:space="preserve">atalog </w:t>
      </w:r>
      <w:r>
        <w:rPr>
          <w:rFonts w:eastAsiaTheme="minorEastAsia" w:hint="cs"/>
          <w:color w:val="000000"/>
          <w:cs/>
          <w:lang w:eastAsia="ja-JP"/>
        </w:rPr>
        <w:t>ได้ด้วยเทคโนโลยีมาตรฐานเหล่านี้ ไม่จำเป็นต้องพัฒนาเทคโนโลยีเฉพาะ ไม่จำเป็นต้องออกแบบระบบซอฟต์แวร์เป็นพิเศษเพื่อวัตถุประสงค์นี้ ทำให้การพัฒนาระบบอำนวยความสะดวกแบบครบวงจร ที่มีหลายหน่วยงานทำงานร่วมกัน สามารถทำได้ง่าย ทำได้ทันที มีความเป็นมาตรฐานสากล ไม่ขึ้นอยู่ผู้ผลิตหรือเทคโนโลยีรายใดรายหนึ่ง นอกจากนี้เทคโนโลยีที่ได้รับการยอมรับอย่างกว้างขวาง มีผลงานการเชื่อมโยงเป็นที่ประจักษ์ ทั้งในระดับประเทศ ระดับภูมิภาค และระดับโลก</w:t>
      </w:r>
    </w:p>
    <w:p w14:paraId="6D8AA9DE" w14:textId="453164E3" w:rsidR="00AC16A6" w:rsidRDefault="00AC16A6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2F8262B" w14:textId="1C8606C8" w:rsidR="00AC16A6" w:rsidRPr="00724215" w:rsidRDefault="00DF22DE" w:rsidP="00174ACE">
      <w:pPr>
        <w:shd w:val="clear" w:color="auto" w:fill="FFFFFF"/>
        <w:spacing w:line="228" w:lineRule="auto"/>
        <w:jc w:val="thaiDistribute"/>
        <w:outlineLvl w:val="1"/>
        <w:rPr>
          <w:b/>
          <w:bCs/>
          <w:color w:val="000000"/>
          <w:u w:val="single"/>
          <w:rPrChange w:id="32" w:author="Microsoft Office User" w:date="2022-12-03T16:56:00Z">
            <w:rPr>
              <w:color w:val="000000"/>
            </w:rPr>
          </w:rPrChange>
        </w:rPr>
      </w:pPr>
      <w:r w:rsidRPr="00724215">
        <w:rPr>
          <w:b/>
          <w:bCs/>
          <w:color w:val="000000"/>
          <w:u w:val="single"/>
          <w:cs/>
          <w:rPrChange w:id="33" w:author="Microsoft Office User" w:date="2022-12-03T16:56:00Z">
            <w:rPr>
              <w:color w:val="000000"/>
              <w:cs/>
            </w:rPr>
          </w:rPrChange>
        </w:rPr>
        <w:t>การออกใบอนุญาตให้หน่วยงานอื่นสามารถเข้าถึงได้</w:t>
      </w:r>
    </w:p>
    <w:p w14:paraId="5CBEDA21" w14:textId="7B83E6B1" w:rsidR="00DF22DE" w:rsidRDefault="00DF22DE" w:rsidP="00174ACE">
      <w:pPr>
        <w:shd w:val="clear" w:color="auto" w:fill="FFFFFF"/>
        <w:spacing w:line="228" w:lineRule="auto"/>
        <w:jc w:val="thaiDistribute"/>
        <w:outlineLvl w:val="1"/>
        <w:rPr>
          <w:ins w:id="34" w:author="Microsoft Office User" w:date="2022-12-03T16:56:00Z"/>
          <w:rFonts w:eastAsiaTheme="minorEastAsia"/>
          <w:color w:val="000000"/>
          <w:lang w:eastAsia="ja-JP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เมื่อประชาชนใช้บริการขอใบอนุญาตจากหน่วยงานหนึ่ง โดยเข้าใช้บริการผ่านระบบดิจิทัลของหน่วยงานนั้น </w:t>
      </w:r>
      <w:r w:rsidR="006F707E">
        <w:rPr>
          <w:rFonts w:hint="cs"/>
          <w:color w:val="000000"/>
          <w:cs/>
        </w:rPr>
        <w:t xml:space="preserve">ขั้นตอนอาจเป็นไปตามขั้นตอนมาตรฐาน ดังแสดงในภาพที่ </w:t>
      </w:r>
      <w:r w:rsidR="006F707E">
        <w:rPr>
          <w:rFonts w:eastAsiaTheme="minorEastAsia" w:hint="eastAsia"/>
          <w:color w:val="000000"/>
          <w:lang w:eastAsia="ja-JP"/>
        </w:rPr>
        <w:t>6</w:t>
      </w:r>
      <w:r w:rsidR="006F707E">
        <w:rPr>
          <w:rFonts w:eastAsiaTheme="minorEastAsia"/>
          <w:color w:val="000000"/>
          <w:lang w:eastAsia="ja-JP"/>
        </w:rPr>
        <w:t xml:space="preserve">-4 </w:t>
      </w:r>
      <w:r w:rsidR="006F707E">
        <w:rPr>
          <w:rFonts w:eastAsiaTheme="minorEastAsia" w:hint="cs"/>
          <w:color w:val="000000"/>
          <w:cs/>
          <w:lang w:eastAsia="ja-JP"/>
        </w:rPr>
        <w:t xml:space="preserve">คือ เข้าเว็บไซต์ ยืนยันตัวตนเข้าสู่ระบบ สร้างคำขอ ยื่นคำขอ พิจาณาคำขอ อนุมัติคำขอ ชำระเงิน และออกใบอนุญาต เมื่อถึงขั้นตอนออกใบอนุญาต ระบบดิจิทัลจะต้องออกใบอนุญาตอิเล็กทรอนิกส์ในรูปแบบมาตรฐานที่ได้กำหนดและประกาศไว้ใน แคตตาล็อกฟอร์แมท สร้างรหัสประจำตัวใบอนุญาตในรูปแบบ </w:t>
      </w:r>
      <w:r w:rsidR="006F707E">
        <w:rPr>
          <w:rFonts w:eastAsiaTheme="minorEastAsia" w:hint="eastAsia"/>
          <w:color w:val="000000"/>
          <w:lang w:eastAsia="ja-JP"/>
        </w:rPr>
        <w:t>I</w:t>
      </w:r>
      <w:r w:rsidR="006F707E">
        <w:rPr>
          <w:rFonts w:eastAsiaTheme="minorEastAsia"/>
          <w:color w:val="000000"/>
          <w:lang w:eastAsia="ja-JP"/>
        </w:rPr>
        <w:t xml:space="preserve">RI </w:t>
      </w:r>
      <w:r w:rsidR="006F707E">
        <w:rPr>
          <w:rFonts w:eastAsiaTheme="minorEastAsia" w:hint="cs"/>
          <w:color w:val="000000"/>
          <w:cs/>
          <w:lang w:eastAsia="ja-JP"/>
        </w:rPr>
        <w:t xml:space="preserve">และจัดเก็บใบอนุญาตอิเล็กทรอนิกส์นั้นไว้ในฐานข้อมูลที่สามารถเข้าถึงได้ด้วยมาตรฐาน </w:t>
      </w:r>
      <w:r w:rsidR="006F707E">
        <w:rPr>
          <w:rFonts w:eastAsiaTheme="minorEastAsia" w:hint="eastAsia"/>
          <w:color w:val="000000"/>
          <w:lang w:eastAsia="ja-JP"/>
        </w:rPr>
        <w:t>L</w:t>
      </w:r>
      <w:r w:rsidR="006F707E">
        <w:rPr>
          <w:rFonts w:eastAsiaTheme="minorEastAsia"/>
          <w:color w:val="000000"/>
          <w:lang w:eastAsia="ja-JP"/>
        </w:rPr>
        <w:t xml:space="preserve">inked Data </w:t>
      </w:r>
      <w:r w:rsidR="006F707E">
        <w:rPr>
          <w:rFonts w:eastAsiaTheme="minorEastAsia" w:hint="cs"/>
          <w:color w:val="000000"/>
          <w:cs/>
          <w:lang w:eastAsia="ja-JP"/>
        </w:rPr>
        <w:t xml:space="preserve">โดยใช้รหัส </w:t>
      </w:r>
      <w:r w:rsidR="006F707E">
        <w:rPr>
          <w:rFonts w:eastAsiaTheme="minorEastAsia" w:hint="eastAsia"/>
          <w:color w:val="000000"/>
          <w:lang w:eastAsia="ja-JP"/>
        </w:rPr>
        <w:t>I</w:t>
      </w:r>
      <w:r w:rsidR="006F707E">
        <w:rPr>
          <w:rFonts w:eastAsiaTheme="minorEastAsia"/>
          <w:color w:val="000000"/>
          <w:lang w:eastAsia="ja-JP"/>
        </w:rPr>
        <w:t xml:space="preserve">RI </w:t>
      </w:r>
      <w:r w:rsidR="006F707E">
        <w:rPr>
          <w:rFonts w:eastAsiaTheme="minorEastAsia" w:hint="cs"/>
          <w:color w:val="000000"/>
          <w:cs/>
          <w:lang w:eastAsia="ja-JP"/>
        </w:rPr>
        <w:t>ของใบอนุญาตนั้นในการอ้างอิง</w:t>
      </w:r>
    </w:p>
    <w:p w14:paraId="0E3613D5" w14:textId="77777777" w:rsidR="00724215" w:rsidRPr="006F707E" w:rsidRDefault="00724215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</w:p>
    <w:p w14:paraId="1F4CD519" w14:textId="565A1956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6522DCCD" wp14:editId="0F87587B">
            <wp:extent cx="5502910" cy="210248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2282" w14:textId="6F717FCD" w:rsidR="007E6890" w:rsidRPr="006F707E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4</w:t>
      </w:r>
      <w:r>
        <w:rPr>
          <w:color w:val="000000"/>
        </w:rPr>
        <w:t xml:space="preserve"> </w:t>
      </w:r>
      <w:r w:rsidR="006F707E">
        <w:rPr>
          <w:rFonts w:hint="cs"/>
          <w:color w:val="000000"/>
          <w:cs/>
        </w:rPr>
        <w:t xml:space="preserve">ระบบดิจิทัลของหน่วยงานเจ้าของใบอนุญาตจะต้องออกใบอนุญาตตามมาตรฐานที่กำหนด และสามารถเข้าถึงได้ด้วยรหัส </w:t>
      </w:r>
      <w:r w:rsidR="006F707E">
        <w:rPr>
          <w:rFonts w:eastAsiaTheme="minorEastAsia" w:hint="eastAsia"/>
          <w:color w:val="000000"/>
          <w:lang w:eastAsia="ja-JP"/>
        </w:rPr>
        <w:t>I</w:t>
      </w:r>
      <w:r w:rsidR="006F707E">
        <w:rPr>
          <w:rFonts w:eastAsiaTheme="minorEastAsia"/>
          <w:color w:val="000000"/>
          <w:lang w:eastAsia="ja-JP"/>
        </w:rPr>
        <w:t xml:space="preserve">RI </w:t>
      </w:r>
      <w:r w:rsidR="006F707E">
        <w:rPr>
          <w:rFonts w:eastAsiaTheme="minorEastAsia" w:hint="cs"/>
          <w:color w:val="000000"/>
          <w:cs/>
          <w:lang w:eastAsia="ja-JP"/>
        </w:rPr>
        <w:t xml:space="preserve">ผ่านกลไกมาตรฐาน </w:t>
      </w:r>
      <w:r w:rsidR="006F707E">
        <w:rPr>
          <w:rFonts w:eastAsiaTheme="minorEastAsia" w:hint="eastAsia"/>
          <w:color w:val="000000"/>
          <w:lang w:eastAsia="ja-JP"/>
        </w:rPr>
        <w:t>L</w:t>
      </w:r>
      <w:r w:rsidR="006F707E">
        <w:rPr>
          <w:rFonts w:eastAsiaTheme="minorEastAsia"/>
          <w:color w:val="000000"/>
          <w:lang w:eastAsia="ja-JP"/>
        </w:rPr>
        <w:t>inked Data</w:t>
      </w:r>
    </w:p>
    <w:p w14:paraId="598AC9FD" w14:textId="7040C6D8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0019318D" w14:textId="633FABC7" w:rsidR="006F707E" w:rsidDel="00724215" w:rsidRDefault="006F707E" w:rsidP="00174ACE">
      <w:pPr>
        <w:shd w:val="clear" w:color="auto" w:fill="FFFFFF"/>
        <w:spacing w:line="228" w:lineRule="auto"/>
        <w:jc w:val="thaiDistribute"/>
        <w:outlineLvl w:val="1"/>
        <w:rPr>
          <w:del w:id="35" w:author="Microsoft Office User" w:date="2022-12-03T16:57:00Z"/>
          <w:rFonts w:eastAsiaTheme="minorEastAsia"/>
          <w:color w:val="000000"/>
          <w:lang w:eastAsia="ja-JP"/>
        </w:rPr>
      </w:pPr>
      <w:r>
        <w:rPr>
          <w:color w:val="000000"/>
        </w:rPr>
        <w:tab/>
      </w:r>
      <w:r>
        <w:rPr>
          <w:rFonts w:hint="cs"/>
          <w:color w:val="000000"/>
          <w:cs/>
        </w:rPr>
        <w:t xml:space="preserve">เมื่อใบอนุญาตทุกใบของหน่วยงานสามารถเข้าถึงได้โดยใช้รหัสมาตรฐาน </w:t>
      </w:r>
      <w:r>
        <w:rPr>
          <w:rFonts w:eastAsiaTheme="minorEastAsia"/>
          <w:color w:val="000000"/>
          <w:lang w:eastAsia="ja-JP"/>
        </w:rPr>
        <w:t xml:space="preserve">IRI </w:t>
      </w:r>
      <w:r>
        <w:rPr>
          <w:rFonts w:eastAsiaTheme="minorEastAsia" w:hint="cs"/>
          <w:color w:val="000000"/>
          <w:cs/>
          <w:lang w:eastAsia="ja-JP"/>
        </w:rPr>
        <w:t xml:space="preserve">แล้ว ใบอนุญาตเหล่านั้นก็จะสามารถเข้าถึงได้จากทุกที่ทุกเวลา โดยใช้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ในการอ้างอิงเพื่อเข้าถึง ทำให้ประชาชน หรือ ธุรกิจ สามารถเข้าถึงได้อย่างสะดวก รวดเร็วและมีประสิทธิภาพ นอกจากนี้ยังจะทำให้กลไกการอำนวยความสะดวกอื่นๆ เป็นไปได้อย่างอัตโนมัติ</w:t>
      </w:r>
    </w:p>
    <w:p w14:paraId="1CADCB49" w14:textId="525C68C4" w:rsid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3E2BF85A" w14:textId="5F75B4B8" w:rsidR="006F707E" w:rsidRP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rFonts w:eastAsiaTheme="minorEastAsia"/>
          <w:color w:val="000000"/>
          <w:cs/>
          <w:lang w:eastAsia="ja-JP"/>
        </w:rPr>
        <w:lastRenderedPageBreak/>
        <w:tab/>
      </w: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-5 </w:t>
      </w:r>
      <w:r>
        <w:rPr>
          <w:rFonts w:eastAsiaTheme="minorEastAsia" w:hint="cs"/>
          <w:color w:val="000000"/>
          <w:cs/>
          <w:lang w:eastAsia="ja-JP"/>
        </w:rPr>
        <w:t xml:space="preserve">ต่อไปนี้แสดงตัวอย่าง การที่ผู้ใช้สามารถเข้าถึงใบอนุญาตได้อย่างสะดวกในขั้นตอนต่างๆที่จำเป็นต้องใช้ใบอนุญาตนั้น เริ่มจาก เมื่อผู้ใช้เข้าระบบ </w:t>
      </w:r>
      <w:proofErr w:type="spellStart"/>
      <w:r>
        <w:rPr>
          <w:rFonts w:eastAsiaTheme="minorEastAsia"/>
          <w:color w:val="000000"/>
          <w:lang w:eastAsia="ja-JP"/>
        </w:rPr>
        <w:t>DoBiz</w:t>
      </w:r>
      <w:proofErr w:type="spellEnd"/>
      <w:r>
        <w:rPr>
          <w:rFonts w:eastAsiaTheme="minorEastAsia"/>
          <w:color w:val="000000"/>
          <w:lang w:eastAsia="ja-JP"/>
        </w:rPr>
        <w:t xml:space="preserve"> portal </w:t>
      </w:r>
      <w:r>
        <w:rPr>
          <w:rFonts w:eastAsiaTheme="minorEastAsia" w:hint="cs"/>
          <w:color w:val="000000"/>
          <w:cs/>
          <w:lang w:eastAsia="ja-JP"/>
        </w:rPr>
        <w:t xml:space="preserve">เพื่อสืบค้นใบอนุญาต ก็สามารถใช้รหัส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 xml:space="preserve">อ้างอิงสืบค้นและเข้าถึงใบอนุญาตนั้นได้ทันที ไม่ว่าใบอนุญาตนั้นจะออกโดยหน่วยงานใดก็ตาม ระบบ </w:t>
      </w:r>
      <w:proofErr w:type="spellStart"/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>oBiz</w:t>
      </w:r>
      <w:proofErr w:type="spellEnd"/>
      <w:r>
        <w:rPr>
          <w:rFonts w:eastAsiaTheme="minorEastAsia"/>
          <w:color w:val="000000"/>
          <w:lang w:eastAsia="ja-JP"/>
        </w:rPr>
        <w:t xml:space="preserve"> portal </w:t>
      </w:r>
      <w:r>
        <w:rPr>
          <w:rFonts w:eastAsiaTheme="minorEastAsia" w:hint="cs"/>
          <w:color w:val="000000"/>
          <w:cs/>
          <w:lang w:eastAsia="ja-JP"/>
        </w:rPr>
        <w:t>สามารถรู้</w:t>
      </w:r>
      <w:r w:rsidR="00BC3F01">
        <w:rPr>
          <w:rFonts w:eastAsiaTheme="minorEastAsia" w:hint="cs"/>
          <w:color w:val="000000"/>
          <w:cs/>
          <w:lang w:eastAsia="ja-JP"/>
        </w:rPr>
        <w:t xml:space="preserve">จุดเข้าถึงบริการได้จาก </w:t>
      </w:r>
      <w:r w:rsidR="00BC3F01">
        <w:rPr>
          <w:rFonts w:eastAsiaTheme="minorEastAsia" w:hint="eastAsia"/>
          <w:color w:val="000000"/>
          <w:lang w:eastAsia="ja-JP"/>
        </w:rPr>
        <w:t>I</w:t>
      </w:r>
      <w:r w:rsidR="00BC3F01">
        <w:rPr>
          <w:rFonts w:eastAsiaTheme="minorEastAsia"/>
          <w:color w:val="000000"/>
          <w:lang w:eastAsia="ja-JP"/>
        </w:rPr>
        <w:t xml:space="preserve">RI </w:t>
      </w:r>
      <w:r w:rsidR="00BC3F01">
        <w:rPr>
          <w:rFonts w:eastAsiaTheme="minorEastAsia" w:hint="cs"/>
          <w:color w:val="000000"/>
          <w:cs/>
          <w:lang w:eastAsia="ja-JP"/>
        </w:rPr>
        <w:t>นั้นเอง นอกจากนี้ยังสามารถล่วงรู้ข้อมูลประกอบอื่นๆ ได้จากระบบแคตตาล็อกดังกล่าวข้างต้น</w:t>
      </w:r>
    </w:p>
    <w:p w14:paraId="2464E818" w14:textId="4E28B2C4" w:rsidR="006F707E" w:rsidRDefault="006F707E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color w:val="000000"/>
          <w:cs/>
        </w:rPr>
        <w:tab/>
      </w:r>
    </w:p>
    <w:p w14:paraId="41E3542C" w14:textId="35F3B133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3C605993" wp14:editId="2283D0F3">
            <wp:extent cx="5502910" cy="2333625"/>
            <wp:effectExtent l="0" t="0" r="2540" b="9525"/>
            <wp:docPr id="5" name="Picture 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8989" w14:textId="1C87E08C" w:rsidR="007E6890" w:rsidRDefault="007E6890" w:rsidP="007E6890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5</w:t>
      </w:r>
      <w:r>
        <w:rPr>
          <w:color w:val="000000"/>
        </w:rPr>
        <w:t xml:space="preserve"> </w:t>
      </w:r>
      <w:r w:rsidR="00BC3F01">
        <w:rPr>
          <w:rFonts w:hint="cs"/>
          <w:color w:val="000000"/>
          <w:cs/>
        </w:rPr>
        <w:t>การสืบค้นใบอนุญาต และการดึงข้อมูลใบอนุญาตจากหน่วยงานอื่นในขั้นตอนการขออนุญาต</w:t>
      </w:r>
      <w:del w:id="36" w:author="Microsoft Office User" w:date="2022-12-03T16:57:00Z">
        <w:r w:rsidR="00BC3F01" w:rsidDel="00724215">
          <w:rPr>
            <w:rFonts w:hint="cs"/>
            <w:color w:val="000000"/>
            <w:cs/>
          </w:rPr>
          <w:delText>ิ</w:delText>
        </w:r>
      </w:del>
    </w:p>
    <w:p w14:paraId="23BE0ABE" w14:textId="4CAED11F" w:rsid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99971A5" w14:textId="130A6932" w:rsidR="00BC3F01" w:rsidRP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  <w:r>
        <w:rPr>
          <w:color w:val="000000"/>
          <w:cs/>
        </w:rPr>
        <w:tab/>
      </w:r>
      <w:r>
        <w:rPr>
          <w:rFonts w:hint="cs"/>
          <w:color w:val="000000"/>
          <w:cs/>
        </w:rPr>
        <w:t xml:space="preserve">นอกจากนี้ ในภาพ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-5 </w:t>
      </w:r>
      <w:r>
        <w:rPr>
          <w:rFonts w:eastAsiaTheme="minorEastAsia" w:hint="cs"/>
          <w:color w:val="000000"/>
          <w:cs/>
          <w:lang w:eastAsia="ja-JP"/>
        </w:rPr>
        <w:t>ยังแสดงกรณีที่ผู้ใช้ซึ่งกำลังอยู่ในกระบวนการขออนุญาตกับหน่วยงา</w:t>
      </w:r>
      <w:ins w:id="37" w:author="Microsoft Office User" w:date="2022-12-03T16:57:00Z">
        <w:r w:rsidR="00724215">
          <w:rPr>
            <w:rFonts w:eastAsiaTheme="minorEastAsia" w:hint="cs"/>
            <w:color w:val="000000"/>
            <w:cs/>
            <w:lang w:eastAsia="ja-JP"/>
          </w:rPr>
          <w:t>น</w:t>
        </w:r>
      </w:ins>
      <w:r>
        <w:rPr>
          <w:rFonts w:eastAsiaTheme="minorEastAsia" w:hint="cs"/>
          <w:color w:val="000000"/>
          <w:cs/>
          <w:lang w:eastAsia="ja-JP"/>
        </w:rPr>
        <w:t xml:space="preserve">หนึ่ง ในขณะที่กำลังสร้างคำขออยู่ จำเป็นต้องใช้ข้อมูลใบอนุญาตที่ออกโดยหน่วยงานอื่นมาเป็นหลักฐานประกอบในการยื่นคำขอก็สามารถทำได้ทันทีโดยใช้รหัสอ้างอิง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 xml:space="preserve">RI </w:t>
      </w:r>
      <w:r>
        <w:rPr>
          <w:rFonts w:eastAsiaTheme="minorEastAsia" w:hint="cs"/>
          <w:color w:val="000000"/>
          <w:cs/>
          <w:lang w:eastAsia="ja-JP"/>
        </w:rPr>
        <w:t>นอกจากนี้ในระหว่างการพิจารณาคำขอ ถ้าจำเป็นต้องมีข้อมูลใบอนุญาตอื่นซึ่งออกโดยหน่วยงานอื่นเพิ่มเติมก็สามารถทำได้เช่นกัน ทำให้กระบวนการให้บริการออกใบอนุญาตที่จำเป็นต้องใช้ใบอนุญาตที่ออกโดยหน่วยงานอื่นมีประสิทธิภาพมากขึ้น ประชาชนและธุรกิจได้รับความสะดวกสะบายมากขึ้น ระบบดิจิทัลของหน่วยงานต้องได้รับการพัฒนาให้มีความสามารถเช่นนี้ด้วย</w:t>
      </w:r>
    </w:p>
    <w:p w14:paraId="215456E8" w14:textId="77777777" w:rsid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60E1D0D6" w14:textId="5CBB163B" w:rsidR="00E24EDC" w:rsidRPr="00BC3F01" w:rsidDel="00724215" w:rsidRDefault="00BC3F01" w:rsidP="00174ACE">
      <w:pPr>
        <w:shd w:val="clear" w:color="auto" w:fill="FFFFFF"/>
        <w:spacing w:line="228" w:lineRule="auto"/>
        <w:jc w:val="thaiDistribute"/>
        <w:outlineLvl w:val="1"/>
        <w:rPr>
          <w:moveFrom w:id="38" w:author="Microsoft Office User" w:date="2022-12-03T16:58:00Z"/>
          <w:rFonts w:eastAsiaTheme="minorEastAsia"/>
          <w:color w:val="000000"/>
          <w:lang w:eastAsia="ja-JP"/>
        </w:rPr>
      </w:pPr>
      <w:moveFromRangeStart w:id="39" w:author="Microsoft Office User" w:date="2022-12-03T16:58:00Z" w:name="move120979104"/>
      <w:moveFrom w:id="40" w:author="Microsoft Office User" w:date="2022-12-03T16:58:00Z">
        <w:r w:rsidDel="00724215">
          <w:rPr>
            <w:color w:val="000000"/>
            <w:cs/>
          </w:rPr>
          <w:lastRenderedPageBreak/>
          <w:tab/>
        </w:r>
        <w:r w:rsidDel="00724215">
          <w:rPr>
            <w:rFonts w:hint="cs"/>
            <w:color w:val="000000"/>
            <w:cs/>
          </w:rPr>
          <w:t xml:space="preserve">ตัวอย่างต่อไปเป็นตัวอย่างที่ผู้ใช้กำลังอยู่ในกระบวนการขออนุญาตจากหน่วยงานหนึ่งเช่นกัน แต่การขออนุญาตในกรณีนี้ จำเป็นต้องใช้ใบอนุญาตที่ออกโดยหน่วยงานอื่นมากกว่าหนึ่งหน่วยงาน ซึ่งก็สามารถทำได้ง่ายเพราะใบอนุญาตทุกใบไม่ว่าออกโดยหน่วยงานไหน ก็สามารถเข้าถึงได้โดยใช้รหัส </w:t>
        </w:r>
        <w:r w:rsidDel="00724215">
          <w:rPr>
            <w:rFonts w:eastAsiaTheme="minorEastAsia" w:hint="eastAsia"/>
            <w:color w:val="000000"/>
            <w:lang w:eastAsia="ja-JP"/>
          </w:rPr>
          <w:t>I</w:t>
        </w:r>
        <w:r w:rsidDel="00724215">
          <w:rPr>
            <w:rFonts w:eastAsiaTheme="minorEastAsia"/>
            <w:color w:val="000000"/>
            <w:lang w:eastAsia="ja-JP"/>
          </w:rPr>
          <w:t>RI</w:t>
        </w:r>
      </w:moveFrom>
    </w:p>
    <w:moveFromRangeEnd w:id="39"/>
    <w:p w14:paraId="1D77D1B3" w14:textId="3B35B107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1D6DCE3E" wp14:editId="04B552CA">
            <wp:extent cx="5502910" cy="2366645"/>
            <wp:effectExtent l="0" t="0" r="2540" b="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D4E3" w14:textId="76190352" w:rsidR="007E6890" w:rsidRDefault="007E6890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6</w:t>
      </w:r>
      <w:r>
        <w:rPr>
          <w:color w:val="000000"/>
        </w:rPr>
        <w:t xml:space="preserve"> </w:t>
      </w:r>
      <w:r w:rsidR="00BC3F01">
        <w:rPr>
          <w:rFonts w:hint="cs"/>
          <w:color w:val="000000"/>
          <w:cs/>
        </w:rPr>
        <w:t xml:space="preserve">ตัวอย่างการดึงข้อมูลใบอนุญาตจากหน่วยงานอื่นมากกว่าหนึ่งหน่วยงาน มาใช้ในกระบวนการขออนุญาต โดยสามารถทำได้อย่างอัตโนมัติโดยใช้รหัส </w:t>
      </w:r>
      <w:r w:rsidR="00BC3F01">
        <w:rPr>
          <w:rFonts w:eastAsiaTheme="minorEastAsia" w:hint="eastAsia"/>
          <w:color w:val="000000"/>
          <w:lang w:eastAsia="ja-JP"/>
        </w:rPr>
        <w:t>I</w:t>
      </w:r>
      <w:r w:rsidR="00BC3F01">
        <w:rPr>
          <w:rFonts w:eastAsiaTheme="minorEastAsia"/>
          <w:color w:val="000000"/>
          <w:lang w:eastAsia="ja-JP"/>
        </w:rPr>
        <w:t>RI</w:t>
      </w:r>
    </w:p>
    <w:p w14:paraId="38A1492A" w14:textId="1E80AB26" w:rsid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</w:p>
    <w:p w14:paraId="49315483" w14:textId="77777777" w:rsidR="00724215" w:rsidRPr="00BC3F01" w:rsidRDefault="00724215" w:rsidP="00724215">
      <w:pPr>
        <w:shd w:val="clear" w:color="auto" w:fill="FFFFFF"/>
        <w:spacing w:line="228" w:lineRule="auto"/>
        <w:jc w:val="thaiDistribute"/>
        <w:outlineLvl w:val="1"/>
        <w:rPr>
          <w:moveTo w:id="41" w:author="Microsoft Office User" w:date="2022-12-03T16:58:00Z"/>
          <w:rFonts w:eastAsiaTheme="minorEastAsia"/>
          <w:color w:val="000000"/>
          <w:lang w:eastAsia="ja-JP"/>
        </w:rPr>
      </w:pPr>
      <w:moveToRangeStart w:id="42" w:author="Microsoft Office User" w:date="2022-12-03T16:58:00Z" w:name="move120979104"/>
      <w:moveTo w:id="43" w:author="Microsoft Office User" w:date="2022-12-03T16:58:00Z">
        <w:r>
          <w:rPr>
            <w:color w:val="000000"/>
            <w:cs/>
          </w:rPr>
          <w:tab/>
        </w:r>
        <w:r>
          <w:rPr>
            <w:rFonts w:hint="cs"/>
            <w:color w:val="000000"/>
            <w:cs/>
          </w:rPr>
          <w:t xml:space="preserve">ตัวอย่างต่อไปเป็นตัวอย่างที่ผู้ใช้กำลังอยู่ในกระบวนการขออนุญาตจากหน่วยงานหนึ่งเช่นกัน แต่การขออนุญาตในกรณีนี้ จำเป็นต้องใช้ใบอนุญาตที่ออกโดยหน่วยงานอื่นมากกว่าหนึ่งหน่วยงาน ซึ่งก็สามารถทำได้ง่ายเพราะใบอนุญาตทุกใบไม่ว่าออกโดยหน่วยงานไหน ก็สามารถเข้าถึงได้โดยใช้รหัส </w:t>
        </w:r>
        <w:r>
          <w:rPr>
            <w:rFonts w:eastAsiaTheme="minorEastAsia" w:hint="eastAsia"/>
            <w:color w:val="000000"/>
            <w:lang w:eastAsia="ja-JP"/>
          </w:rPr>
          <w:t>I</w:t>
        </w:r>
        <w:r>
          <w:rPr>
            <w:rFonts w:eastAsiaTheme="minorEastAsia"/>
            <w:color w:val="000000"/>
            <w:lang w:eastAsia="ja-JP"/>
          </w:rPr>
          <w:t>RI</w:t>
        </w:r>
      </w:moveTo>
    </w:p>
    <w:moveToRangeEnd w:id="42"/>
    <w:p w14:paraId="493290F1" w14:textId="1FAB02D2" w:rsidR="00BC3F01" w:rsidRPr="00BC3F01" w:rsidRDefault="00BC3F01" w:rsidP="007E6890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/>
          <w:color w:val="000000"/>
          <w:lang w:eastAsia="ja-JP"/>
        </w:rPr>
        <w:tab/>
      </w:r>
      <w:r>
        <w:rPr>
          <w:rFonts w:eastAsiaTheme="minorEastAsia" w:hint="cs"/>
          <w:color w:val="000000"/>
          <w:cs/>
          <w:lang w:eastAsia="ja-JP"/>
        </w:rPr>
        <w:t xml:space="preserve">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 xml:space="preserve">-6 </w:t>
      </w:r>
      <w:r>
        <w:rPr>
          <w:rFonts w:eastAsiaTheme="minorEastAsia" w:hint="cs"/>
          <w:color w:val="000000"/>
          <w:cs/>
          <w:lang w:eastAsia="ja-JP"/>
        </w:rPr>
        <w:t xml:space="preserve">แสดงการใช้รหัสอ้างอิงประจำตัวใบอนุญาต </w:t>
      </w:r>
      <w:r>
        <w:rPr>
          <w:rFonts w:eastAsiaTheme="minorEastAsia" w:hint="eastAsia"/>
          <w:color w:val="000000"/>
          <w:lang w:eastAsia="ja-JP"/>
        </w:rPr>
        <w:t>I</w:t>
      </w:r>
      <w:r>
        <w:rPr>
          <w:rFonts w:eastAsiaTheme="minorEastAsia"/>
          <w:color w:val="000000"/>
          <w:lang w:eastAsia="ja-JP"/>
        </w:rPr>
        <w:t>RI</w:t>
      </w:r>
      <w:r>
        <w:rPr>
          <w:rFonts w:eastAsiaTheme="minorEastAsia" w:hint="cs"/>
          <w:color w:val="000000"/>
          <w:cs/>
          <w:lang w:eastAsia="ja-JP"/>
        </w:rPr>
        <w:t xml:space="preserve"> ในการนำข้อมูลเอกสารใบอนุญาตอิเล็กทรอนิกส์มาใช้เป็นหลักฐานประกอบในกระบวนการขออนุญาต โดยสามารถอ้างอิงได้หลายใบอนุญาตที่ออกโดยหลายหน่วยงาน</w:t>
      </w:r>
    </w:p>
    <w:p w14:paraId="41CF0694" w14:textId="26FFA33A" w:rsidR="00BC3F01" w:rsidRDefault="00BC3F01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268C8C23" w14:textId="163A31DD" w:rsidR="00B65D35" w:rsidRPr="00F33336" w:rsidRDefault="00B65D35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b/>
          <w:bCs/>
          <w:color w:val="000000"/>
          <w:u w:val="single"/>
          <w:lang w:eastAsia="ja-JP"/>
        </w:rPr>
      </w:pP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การให้บริการร่วม</w:t>
      </w:r>
      <w:r w:rsidR="00410D28"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>ระหว่างหน่วยงาน</w:t>
      </w:r>
      <w:r w:rsidRPr="00F33336">
        <w:rPr>
          <w:rFonts w:eastAsiaTheme="minorEastAsia" w:hint="cs"/>
          <w:b/>
          <w:bCs/>
          <w:color w:val="000000"/>
          <w:u w:val="single"/>
          <w:cs/>
          <w:lang w:eastAsia="ja-JP"/>
        </w:rPr>
        <w:t xml:space="preserve">ผ่านช่องทาง </w:t>
      </w:r>
      <w:r w:rsidRPr="00F33336">
        <w:rPr>
          <w:rFonts w:eastAsiaTheme="minorEastAsia" w:hint="eastAsia"/>
          <w:b/>
          <w:bCs/>
          <w:color w:val="000000"/>
          <w:u w:val="single"/>
          <w:lang w:eastAsia="ja-JP"/>
        </w:rPr>
        <w:t>A</w:t>
      </w:r>
      <w:r w:rsidRPr="00F33336">
        <w:rPr>
          <w:rFonts w:eastAsiaTheme="minorEastAsia"/>
          <w:b/>
          <w:bCs/>
          <w:color w:val="000000"/>
          <w:u w:val="single"/>
          <w:lang w:eastAsia="ja-JP"/>
        </w:rPr>
        <w:t>PI</w:t>
      </w:r>
    </w:p>
    <w:p w14:paraId="5E6FCE19" w14:textId="50EC9439" w:rsidR="00B65D35" w:rsidRDefault="00F10885" w:rsidP="006D41B0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 xml:space="preserve">ระบบดิจิทัลของหน่วยงานที่ทำหน้าที่สนับสนุนงานออกใบอนุญาต ควรได้รับการพัฒนาความสามารถให้บริการในรูปแบบ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>ได้ด้วย ระบบดิจิทัลของแต่ละหน่วยงานอาจแตกต่างกัน แต่ภาพรวมแล้ว</w:t>
      </w:r>
      <w:r w:rsidR="00460525">
        <w:rPr>
          <w:rFonts w:eastAsiaTheme="minorEastAsia" w:hint="cs"/>
          <w:color w:val="000000"/>
          <w:cs/>
          <w:lang w:eastAsia="ja-JP"/>
        </w:rPr>
        <w:t>คงใกล้เคียง</w:t>
      </w:r>
      <w:r>
        <w:rPr>
          <w:rFonts w:eastAsiaTheme="minorEastAsia" w:hint="cs"/>
          <w:color w:val="000000"/>
          <w:cs/>
          <w:lang w:eastAsia="ja-JP"/>
        </w:rPr>
        <w:t>ขั้นตอนมาตรฐาน ได้แก่</w:t>
      </w:r>
      <w:r w:rsidR="00460525">
        <w:rPr>
          <w:rFonts w:eastAsiaTheme="minorEastAsia" w:hint="cs"/>
          <w:color w:val="000000"/>
          <w:cs/>
          <w:lang w:eastAsia="ja-JP"/>
        </w:rPr>
        <w:t xml:space="preserve"> </w:t>
      </w:r>
      <w:r>
        <w:rPr>
          <w:rFonts w:eastAsiaTheme="minorEastAsia" w:hint="cs"/>
          <w:color w:val="000000"/>
          <w:cs/>
          <w:lang w:eastAsia="ja-JP"/>
        </w:rPr>
        <w:t>ขั้นตอน การสร้างคำขอ การยื่นคำขอ การพิจารณาคำขอ การอนุมัติคำขอ การออกใบอนุญาต และการจัดส่งใบอนุญาต ถ้าระบบดิจ</w:t>
      </w:r>
      <w:r w:rsidR="005416DF">
        <w:rPr>
          <w:rFonts w:eastAsiaTheme="minorEastAsia" w:hint="cs"/>
          <w:color w:val="000000"/>
          <w:cs/>
          <w:lang w:eastAsia="ja-JP"/>
        </w:rPr>
        <w:t>ิ</w:t>
      </w:r>
      <w:r>
        <w:rPr>
          <w:rFonts w:eastAsiaTheme="minorEastAsia" w:hint="cs"/>
          <w:color w:val="000000"/>
          <w:cs/>
          <w:lang w:eastAsia="ja-JP"/>
        </w:rPr>
        <w:t xml:space="preserve">ทัลสนับสนุนการให้บริการได้รับการปรับปรุงในสามารถทำงานเป็นส่วนๆ แยกเป็นโมดูล ก็สามารถออกแบบให้ทำงานในลักษณะสถาปัตยกรรมเชิงบริการ หรือ </w:t>
      </w:r>
      <w:r>
        <w:rPr>
          <w:rFonts w:eastAsiaTheme="minorEastAsia" w:hint="eastAsia"/>
          <w:color w:val="000000"/>
          <w:lang w:eastAsia="ja-JP"/>
        </w:rPr>
        <w:t>S</w:t>
      </w:r>
      <w:r>
        <w:rPr>
          <w:rFonts w:eastAsiaTheme="minorEastAsia"/>
          <w:color w:val="000000"/>
          <w:lang w:eastAsia="ja-JP"/>
        </w:rPr>
        <w:t xml:space="preserve">ervice Oriented Architecture </w:t>
      </w:r>
      <w:r w:rsidR="005416DF">
        <w:rPr>
          <w:rFonts w:eastAsiaTheme="minorEastAsia" w:hint="cs"/>
          <w:color w:val="000000"/>
          <w:cs/>
          <w:lang w:eastAsia="ja-JP"/>
        </w:rPr>
        <w:t>และ</w:t>
      </w:r>
      <w:r>
        <w:rPr>
          <w:rFonts w:eastAsiaTheme="minorEastAsia" w:hint="cs"/>
          <w:color w:val="000000"/>
          <w:cs/>
          <w:lang w:eastAsia="ja-JP"/>
        </w:rPr>
        <w:t>สามารถให้บริการ</w:t>
      </w:r>
      <w:r w:rsidR="005416DF">
        <w:rPr>
          <w:rFonts w:eastAsiaTheme="minorEastAsia" w:hint="cs"/>
          <w:color w:val="000000"/>
          <w:cs/>
          <w:lang w:eastAsia="ja-JP"/>
        </w:rPr>
        <w:t>ในลักษณะ</w:t>
      </w:r>
      <w:r>
        <w:rPr>
          <w:rFonts w:eastAsiaTheme="minorEastAsia" w:hint="eastAsia"/>
          <w:color w:val="000000"/>
          <w:lang w:eastAsia="ja-JP"/>
        </w:rPr>
        <w:t xml:space="preserve"> </w:t>
      </w:r>
      <w:r>
        <w:rPr>
          <w:rFonts w:eastAsiaTheme="minorEastAsia"/>
          <w:color w:val="000000"/>
          <w:lang w:eastAsia="ja-JP"/>
        </w:rPr>
        <w:t xml:space="preserve">API (Application Program Interface) </w:t>
      </w:r>
      <w:r>
        <w:rPr>
          <w:rFonts w:eastAsiaTheme="minorEastAsia" w:hint="cs"/>
          <w:color w:val="000000"/>
          <w:cs/>
          <w:lang w:eastAsia="ja-JP"/>
        </w:rPr>
        <w:t>ได้</w:t>
      </w:r>
      <w:r w:rsidR="005416DF">
        <w:rPr>
          <w:rFonts w:eastAsiaTheme="minorEastAsia" w:hint="cs"/>
          <w:color w:val="000000"/>
          <w:cs/>
          <w:lang w:eastAsia="ja-JP"/>
        </w:rPr>
        <w:t xml:space="preserve"> จะทำให้งานแต่ละขั้นตอนสามารถให้บริการแก่ระบบดิจิทัลอื่นๆ ได้</w:t>
      </w:r>
    </w:p>
    <w:p w14:paraId="2115778D" w14:textId="73B1F741" w:rsidR="006D41B0" w:rsidDel="00724215" w:rsidRDefault="006D41B0" w:rsidP="006D41B0">
      <w:pPr>
        <w:shd w:val="clear" w:color="auto" w:fill="FFFFFF"/>
        <w:spacing w:line="228" w:lineRule="auto"/>
        <w:ind w:firstLine="720"/>
        <w:jc w:val="thaiDistribute"/>
        <w:outlineLvl w:val="1"/>
        <w:rPr>
          <w:moveFrom w:id="44" w:author="Microsoft Office User" w:date="2022-12-03T16:58:00Z"/>
          <w:rFonts w:eastAsiaTheme="minorEastAsia"/>
          <w:color w:val="000000"/>
          <w:cs/>
          <w:lang w:eastAsia="ja-JP"/>
        </w:rPr>
      </w:pPr>
      <w:moveFromRangeStart w:id="45" w:author="Microsoft Office User" w:date="2022-12-03T16:58:00Z" w:name="move120979137"/>
      <w:moveFrom w:id="46" w:author="Microsoft Office User" w:date="2022-12-03T16:58:00Z">
        <w:r w:rsidDel="00724215">
          <w:rPr>
            <w:rFonts w:eastAsiaTheme="minorEastAsia" w:hint="cs"/>
            <w:color w:val="000000"/>
            <w:cs/>
            <w:lang w:eastAsia="ja-JP"/>
          </w:rPr>
          <w:t xml:space="preserve">ภาพที่ </w:t>
        </w:r>
        <w:r w:rsidDel="00724215">
          <w:rPr>
            <w:rFonts w:eastAsiaTheme="minorEastAsia" w:hint="eastAsia"/>
            <w:color w:val="000000"/>
            <w:lang w:eastAsia="ja-JP"/>
          </w:rPr>
          <w:t>6</w:t>
        </w:r>
        <w:r w:rsidDel="00724215">
          <w:rPr>
            <w:rFonts w:eastAsiaTheme="minorEastAsia"/>
            <w:color w:val="000000"/>
            <w:lang w:eastAsia="ja-JP"/>
          </w:rPr>
          <w:t xml:space="preserve">-7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แสดงตัวอย่างการใช้บริการผ่านช่องทาง </w:t>
        </w:r>
        <w:r w:rsidDel="00724215">
          <w:rPr>
            <w:rFonts w:eastAsiaTheme="minorEastAsia" w:hint="eastAsia"/>
            <w:color w:val="000000"/>
            <w:lang w:eastAsia="ja-JP"/>
          </w:rPr>
          <w:t>A</w:t>
        </w:r>
        <w:r w:rsidDel="00724215">
          <w:rPr>
            <w:rFonts w:eastAsiaTheme="minorEastAsia"/>
            <w:color w:val="000000"/>
            <w:lang w:eastAsia="ja-JP"/>
          </w:rPr>
          <w:t xml:space="preserve">PI </w:t>
        </w:r>
        <w:r w:rsidDel="00724215">
          <w:rPr>
            <w:rFonts w:eastAsiaTheme="minorEastAsia" w:hint="cs"/>
            <w:color w:val="000000"/>
            <w:cs/>
            <w:lang w:eastAsia="ja-JP"/>
          </w:rPr>
          <w:t>จากระบบดิจิทัลของหน่วยงานอื่น ในภาพนี้เป็นการยกตัวอย่างผู้ใช้ธุรกิจ กำลังทำการขออนุญาจากหน่วยงานเจ้าใบอนุญาตหลักที่ต้องการ แต่ในขั้นตอนการเตรียมสร้างคำขอ จำเป็นต้องใช้ใบอนุญาตประกอบที่๑ ที่ออกโดยหน่วยงานอื่นที่๑ แต่ผู้ใช้ยังไม่มีใบอนุญาตนั้นจึงจำเป็นขออนุญาตด้วยพร้อมๆ กัน จึงมีการสร้างคำขอและยื่นคำขออัตโนมัติสำหรับหน่วยงานอื่นที่๑ นั้น เมื่อได้รับใบอนุญาตนั้นแล้วจะถูกส่งกลับมาเพื่อเป็นเอกสารประกอบใบอนุญาตหลักต่อไป</w:t>
        </w:r>
      </w:moveFrom>
    </w:p>
    <w:moveFromRangeEnd w:id="45"/>
    <w:p w14:paraId="5E16E092" w14:textId="7BAC27FC" w:rsidR="006D41B0" w:rsidRPr="00F10885" w:rsidRDefault="006D41B0" w:rsidP="00174ACE">
      <w:pPr>
        <w:shd w:val="clear" w:color="auto" w:fill="FFFFFF"/>
        <w:spacing w:line="228" w:lineRule="auto"/>
        <w:jc w:val="thaiDistribute"/>
        <w:outlineLvl w:val="1"/>
        <w:rPr>
          <w:rFonts w:eastAsiaTheme="minorEastAsia"/>
          <w:color w:val="000000"/>
          <w:cs/>
          <w:lang w:eastAsia="ja-JP"/>
        </w:rPr>
      </w:pPr>
    </w:p>
    <w:p w14:paraId="58D759A3" w14:textId="6FC73B8B" w:rsidR="00E24EDC" w:rsidRDefault="00E24EDC" w:rsidP="006D41B0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EA1548A" wp14:editId="1E27968C">
            <wp:extent cx="5502910" cy="2715260"/>
            <wp:effectExtent l="0" t="0" r="2540" b="889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368A" w14:textId="6EF627DF" w:rsidR="007E6890" w:rsidRPr="00BF35C5" w:rsidRDefault="007E6890" w:rsidP="006D41B0">
      <w:pPr>
        <w:shd w:val="clear" w:color="auto" w:fill="FFFFFF"/>
        <w:spacing w:line="228" w:lineRule="auto"/>
        <w:jc w:val="center"/>
        <w:outlineLvl w:val="1"/>
        <w:rPr>
          <w:rFonts w:eastAsiaTheme="minor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b/>
          <w:bCs/>
          <w:color w:val="000000"/>
        </w:rPr>
        <w:t>7</w:t>
      </w:r>
      <w:r>
        <w:rPr>
          <w:color w:val="000000"/>
        </w:rPr>
        <w:t xml:space="preserve"> </w:t>
      </w:r>
      <w:r w:rsidR="006D41B0">
        <w:rPr>
          <w:rFonts w:hint="cs"/>
          <w:color w:val="000000"/>
          <w:cs/>
        </w:rPr>
        <w:t>การขออนุญาตหลายใบอนุญาตพร้อมกัน</w:t>
      </w:r>
      <w:r w:rsidR="00BF35C5">
        <w:rPr>
          <w:color w:val="000000"/>
        </w:rPr>
        <w:t xml:space="preserve"> </w:t>
      </w:r>
      <w:r w:rsidR="00BF35C5">
        <w:rPr>
          <w:rFonts w:hint="cs"/>
          <w:color w:val="000000"/>
          <w:cs/>
        </w:rPr>
        <w:t xml:space="preserve">ผ่านช่องทางบริการ </w:t>
      </w:r>
      <w:r w:rsidR="00BF35C5">
        <w:rPr>
          <w:rFonts w:eastAsiaTheme="minorEastAsia" w:hint="eastAsia"/>
          <w:color w:val="000000"/>
          <w:lang w:eastAsia="ja-JP"/>
        </w:rPr>
        <w:t>A</w:t>
      </w:r>
      <w:r w:rsidR="00BF35C5">
        <w:rPr>
          <w:rFonts w:eastAsiaTheme="minorEastAsia"/>
          <w:color w:val="000000"/>
          <w:lang w:eastAsia="ja-JP"/>
        </w:rPr>
        <w:t>PI</w:t>
      </w:r>
    </w:p>
    <w:p w14:paraId="494436A9" w14:textId="51A9DFF4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520C775C" w14:textId="78C44ECE" w:rsidR="00724215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moveTo w:id="47" w:author="Microsoft Office User" w:date="2022-12-03T16:58:00Z"/>
          <w:rFonts w:eastAsiaTheme="minorEastAsia"/>
          <w:color w:val="000000"/>
          <w:cs/>
          <w:lang w:eastAsia="ja-JP"/>
        </w:rPr>
      </w:pPr>
      <w:moveToRangeStart w:id="48" w:author="Microsoft Office User" w:date="2022-12-03T16:58:00Z" w:name="move120979137"/>
      <w:moveTo w:id="49" w:author="Microsoft Office User" w:date="2022-12-03T16:58:00Z">
        <w:r>
          <w:rPr>
            <w:rFonts w:eastAsiaTheme="minorEastAsia" w:hint="cs"/>
            <w:color w:val="000000"/>
            <w:cs/>
            <w:lang w:eastAsia="ja-JP"/>
          </w:rPr>
          <w:t xml:space="preserve">ภาพที่ </w:t>
        </w:r>
        <w:r>
          <w:rPr>
            <w:rFonts w:eastAsiaTheme="minorEastAsia" w:hint="eastAsia"/>
            <w:color w:val="000000"/>
            <w:lang w:eastAsia="ja-JP"/>
          </w:rPr>
          <w:t>6</w:t>
        </w:r>
        <w:r>
          <w:rPr>
            <w:rFonts w:eastAsiaTheme="minorEastAsia"/>
            <w:color w:val="000000"/>
            <w:lang w:eastAsia="ja-JP"/>
          </w:rPr>
          <w:t xml:space="preserve">-7 </w:t>
        </w:r>
        <w:r>
          <w:rPr>
            <w:rFonts w:eastAsiaTheme="minorEastAsia" w:hint="cs"/>
            <w:color w:val="000000"/>
            <w:cs/>
            <w:lang w:eastAsia="ja-JP"/>
          </w:rPr>
          <w:t xml:space="preserve">แสดงตัวอย่างการใช้บริการผ่านช่องทาง </w:t>
        </w:r>
        <w:r>
          <w:rPr>
            <w:rFonts w:eastAsiaTheme="minorEastAsia" w:hint="eastAsia"/>
            <w:color w:val="000000"/>
            <w:lang w:eastAsia="ja-JP"/>
          </w:rPr>
          <w:t>A</w:t>
        </w:r>
        <w:r>
          <w:rPr>
            <w:rFonts w:eastAsiaTheme="minorEastAsia"/>
            <w:color w:val="000000"/>
            <w:lang w:eastAsia="ja-JP"/>
          </w:rPr>
          <w:t xml:space="preserve">PI </w:t>
        </w:r>
        <w:r>
          <w:rPr>
            <w:rFonts w:eastAsiaTheme="minorEastAsia" w:hint="cs"/>
            <w:color w:val="000000"/>
            <w:cs/>
            <w:lang w:eastAsia="ja-JP"/>
          </w:rPr>
          <w:t>จากระบบดิจิทัลของหน่วยงานอื่น ในภาพนี้เป็นการยกตัวอย่างผู้ใช้ธุรกิจ กำลังทำการขออนุญา</w:t>
        </w:r>
      </w:moveTo>
      <w:ins w:id="50" w:author="Microsoft Office User" w:date="2022-12-03T16:58:00Z">
        <w:r>
          <w:rPr>
            <w:rFonts w:eastAsiaTheme="minorEastAsia" w:hint="cs"/>
            <w:color w:val="000000"/>
            <w:cs/>
            <w:lang w:eastAsia="ja-JP"/>
          </w:rPr>
          <w:t>ต</w:t>
        </w:r>
      </w:ins>
      <w:moveTo w:id="51" w:author="Microsoft Office User" w:date="2022-12-03T16:58:00Z">
        <w:r>
          <w:rPr>
            <w:rFonts w:eastAsiaTheme="minorEastAsia" w:hint="cs"/>
            <w:color w:val="000000"/>
            <w:cs/>
            <w:lang w:eastAsia="ja-JP"/>
          </w:rPr>
          <w:t>จากหน่วยงานเจ้าใบอนุญาตหลักที่ต้องการ แต่ในขั้นตอนการเตรียมสร้างคำขอ จำเป็นต้องใช้ใบอนุญาตประกอบที่</w:t>
        </w:r>
        <w:del w:id="52" w:author="Microsoft Office User" w:date="2022-12-03T16:58:00Z">
          <w:r w:rsidDel="00724215">
            <w:rPr>
              <w:rFonts w:eastAsiaTheme="minorEastAsia" w:hint="cs"/>
              <w:color w:val="000000"/>
              <w:cs/>
              <w:lang w:eastAsia="ja-JP"/>
            </w:rPr>
            <w:delText>๑</w:delText>
          </w:r>
        </w:del>
      </w:moveTo>
      <w:ins w:id="53" w:author="Microsoft Office User" w:date="2022-12-03T16:58:00Z">
        <w:r>
          <w:rPr>
            <w:rFonts w:eastAsiaTheme="minorEastAsia"/>
            <w:color w:val="000000"/>
            <w:lang w:eastAsia="ja-JP"/>
          </w:rPr>
          <w:t>1</w:t>
        </w:r>
      </w:ins>
      <w:moveTo w:id="54" w:author="Microsoft Office User" w:date="2022-12-03T16:58:00Z">
        <w:r>
          <w:rPr>
            <w:rFonts w:eastAsiaTheme="minorEastAsia" w:hint="cs"/>
            <w:color w:val="000000"/>
            <w:cs/>
            <w:lang w:eastAsia="ja-JP"/>
          </w:rPr>
          <w:t xml:space="preserve"> ที่ออกโดยหน่วยงานอื่นที่</w:t>
        </w:r>
        <w:del w:id="55" w:author="Microsoft Office User" w:date="2022-12-03T16:58:00Z">
          <w:r w:rsidDel="00724215">
            <w:rPr>
              <w:rFonts w:eastAsiaTheme="minorEastAsia" w:hint="cs"/>
              <w:color w:val="000000"/>
              <w:cs/>
              <w:lang w:eastAsia="ja-JP"/>
            </w:rPr>
            <w:delText>๑</w:delText>
          </w:r>
        </w:del>
      </w:moveTo>
      <w:ins w:id="56" w:author="Microsoft Office User" w:date="2022-12-03T16:58:00Z">
        <w:r>
          <w:rPr>
            <w:rFonts w:eastAsiaTheme="minorEastAsia"/>
            <w:color w:val="000000"/>
            <w:lang w:eastAsia="ja-JP"/>
          </w:rPr>
          <w:t>1</w:t>
        </w:r>
      </w:ins>
      <w:moveTo w:id="57" w:author="Microsoft Office User" w:date="2022-12-03T16:58:00Z">
        <w:r>
          <w:rPr>
            <w:rFonts w:eastAsiaTheme="minorEastAsia" w:hint="cs"/>
            <w:color w:val="000000"/>
            <w:cs/>
            <w:lang w:eastAsia="ja-JP"/>
          </w:rPr>
          <w:t xml:space="preserve"> แต่ผู้ใช้ยังไม่มีใบอนุญาตนั้นจึงจำเป็นขออนุญาตด้วยพร้อมๆ กัน จึงมีการสร้างคำขอและยื่นคำขออัตโนมัติสำหรับหน่วยงานอื่นที่</w:t>
        </w:r>
        <w:del w:id="58" w:author="Microsoft Office User" w:date="2022-12-03T16:58:00Z">
          <w:r w:rsidDel="00724215">
            <w:rPr>
              <w:rFonts w:eastAsiaTheme="minorEastAsia" w:hint="cs"/>
              <w:color w:val="000000"/>
              <w:cs/>
              <w:lang w:eastAsia="ja-JP"/>
            </w:rPr>
            <w:delText>๑</w:delText>
          </w:r>
        </w:del>
      </w:moveTo>
      <w:ins w:id="59" w:author="Microsoft Office User" w:date="2022-12-03T16:58:00Z">
        <w:r>
          <w:rPr>
            <w:rFonts w:eastAsiaTheme="minorEastAsia"/>
            <w:color w:val="000000"/>
            <w:lang w:eastAsia="ja-JP"/>
          </w:rPr>
          <w:t>1</w:t>
        </w:r>
      </w:ins>
      <w:moveTo w:id="60" w:author="Microsoft Office User" w:date="2022-12-03T16:58:00Z">
        <w:r>
          <w:rPr>
            <w:rFonts w:eastAsiaTheme="minorEastAsia" w:hint="cs"/>
            <w:color w:val="000000"/>
            <w:cs/>
            <w:lang w:eastAsia="ja-JP"/>
          </w:rPr>
          <w:t xml:space="preserve"> นั้น เมื่อได้รับใบอนุญาตนั้นแล้วจะถูกส่งกลับมาเพื่อเป็นเอกสารประกอบใบอนุญาตหลักต่อไป</w:t>
        </w:r>
      </w:moveTo>
    </w:p>
    <w:moveToRangeEnd w:id="48"/>
    <w:p w14:paraId="52620809" w14:textId="7B4E942C" w:rsidR="00BF35C5" w:rsidRDefault="006D41B0" w:rsidP="00BF35C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>เมื่อถึงขั้นตอนพิจารณาคำขอของใบอนุญาตหลัก ซึ่งใบอนุญาตประกอบที่</w:t>
      </w:r>
      <w:del w:id="61" w:author="Microsoft Office User" w:date="2022-12-03T16:59:00Z">
        <w:r w:rsidDel="00724215">
          <w:rPr>
            <w:rFonts w:hint="cs"/>
            <w:color w:val="000000"/>
            <w:cs/>
          </w:rPr>
          <w:delText xml:space="preserve">๑ </w:delText>
        </w:r>
      </w:del>
      <w:ins w:id="62" w:author="Microsoft Office User" w:date="2022-12-03T16:59:00Z">
        <w:r w:rsidR="00724215">
          <w:rPr>
            <w:color w:val="000000"/>
          </w:rPr>
          <w:t>1</w:t>
        </w:r>
        <w:r w:rsidR="00724215">
          <w:rPr>
            <w:rFonts w:hint="cs"/>
            <w:color w:val="000000"/>
            <w:cs/>
          </w:rPr>
          <w:t xml:space="preserve"> </w:t>
        </w:r>
      </w:ins>
      <w:r>
        <w:rPr>
          <w:rFonts w:hint="cs"/>
          <w:color w:val="000000"/>
          <w:cs/>
        </w:rPr>
        <w:t>ก็ได้รับอนุมัต</w:t>
      </w:r>
      <w:ins w:id="63" w:author="Microsoft Office User" w:date="2022-12-03T16:59:00Z">
        <w:r w:rsidR="00724215">
          <w:rPr>
            <w:rFonts w:hint="cs"/>
            <w:color w:val="000000"/>
            <w:cs/>
          </w:rPr>
          <w:t>ิ</w:t>
        </w:r>
      </w:ins>
      <w:r>
        <w:rPr>
          <w:rFonts w:hint="cs"/>
          <w:color w:val="000000"/>
          <w:cs/>
        </w:rPr>
        <w:t>มาแล้ว แต่เจ้าหน้าที่พบว่า จำเป็นต้องมีใบอนุญาตประกอบที่</w:t>
      </w:r>
      <w:del w:id="64" w:author="Microsoft Office User" w:date="2022-12-03T16:59:00Z">
        <w:r w:rsidDel="00724215">
          <w:rPr>
            <w:rFonts w:hint="cs"/>
            <w:color w:val="000000"/>
            <w:cs/>
          </w:rPr>
          <w:delText xml:space="preserve">๒ </w:delText>
        </w:r>
      </w:del>
      <w:ins w:id="65" w:author="Microsoft Office User" w:date="2022-12-03T16:59:00Z">
        <w:r w:rsidR="00724215">
          <w:rPr>
            <w:color w:val="000000"/>
          </w:rPr>
          <w:t>2</w:t>
        </w:r>
        <w:r w:rsidR="00724215">
          <w:rPr>
            <w:rFonts w:hint="cs"/>
            <w:color w:val="000000"/>
            <w:cs/>
          </w:rPr>
          <w:t xml:space="preserve"> </w:t>
        </w:r>
      </w:ins>
      <w:r>
        <w:rPr>
          <w:rFonts w:hint="cs"/>
          <w:color w:val="000000"/>
          <w:cs/>
        </w:rPr>
        <w:t>ด้วยจึงจะอนุมัติให้ได้ ดังนั้นจึ</w:t>
      </w:r>
      <w:r w:rsidR="00BF35C5">
        <w:rPr>
          <w:rFonts w:hint="cs"/>
          <w:color w:val="000000"/>
          <w:cs/>
        </w:rPr>
        <w:t xml:space="preserve">งได้สร้างและยื่นคำขออนุญาตไปยังหน่วยงานอื่นที่ </w:t>
      </w:r>
      <w:del w:id="66" w:author="Microsoft Office User" w:date="2022-12-03T16:59:00Z">
        <w:r w:rsidR="00BF35C5" w:rsidDel="00724215">
          <w:rPr>
            <w:rFonts w:hint="cs"/>
            <w:color w:val="000000"/>
            <w:cs/>
          </w:rPr>
          <w:delText xml:space="preserve">๒ </w:delText>
        </w:r>
      </w:del>
      <w:ins w:id="67" w:author="Microsoft Office User" w:date="2022-12-03T16:59:00Z">
        <w:r w:rsidR="00724215">
          <w:rPr>
            <w:color w:val="000000"/>
          </w:rPr>
          <w:t xml:space="preserve">2 </w:t>
        </w:r>
      </w:ins>
      <w:r w:rsidR="00BF35C5">
        <w:rPr>
          <w:rFonts w:hint="cs"/>
          <w:color w:val="000000"/>
          <w:cs/>
        </w:rPr>
        <w:t xml:space="preserve">ซึ่งเป็นเจ้าของใบอนุญาตที่ </w:t>
      </w:r>
      <w:del w:id="68" w:author="Microsoft Office User" w:date="2022-12-03T16:59:00Z">
        <w:r w:rsidR="00BF35C5" w:rsidDel="00724215">
          <w:rPr>
            <w:rFonts w:hint="cs"/>
            <w:color w:val="000000"/>
            <w:cs/>
          </w:rPr>
          <w:delText xml:space="preserve">๒ </w:delText>
        </w:r>
      </w:del>
      <w:ins w:id="69" w:author="Microsoft Office User" w:date="2022-12-03T16:59:00Z">
        <w:r w:rsidR="00724215">
          <w:rPr>
            <w:color w:val="000000"/>
          </w:rPr>
          <w:t>2</w:t>
        </w:r>
        <w:r w:rsidR="00724215">
          <w:rPr>
            <w:rFonts w:hint="cs"/>
            <w:color w:val="000000"/>
            <w:cs/>
          </w:rPr>
          <w:t xml:space="preserve"> </w:t>
        </w:r>
      </w:ins>
      <w:r w:rsidR="00BF35C5">
        <w:rPr>
          <w:rFonts w:hint="cs"/>
          <w:color w:val="000000"/>
          <w:cs/>
        </w:rPr>
        <w:t xml:space="preserve">และเมื่อได้รับใบอนุญาตประกอบครบทั้งสองใบแล้วจึงจะสามารถไปสู่ขั้นตอนอนุมัติได้ จากตัวอย่างนี้จะเห็นได้ว่า มีกระบวนการสร้างและส่งคำขอระหว่างกัน การปฏิบัติการร่วมระหว่างระบบดิจิทัลในลักษณะนี้จะเกิดขึ้นได้จำเป็นต้องเปิดช่องทางให้บริการในรูปแบบ </w:t>
      </w:r>
      <w:r w:rsidR="00BF35C5">
        <w:rPr>
          <w:rFonts w:eastAsiaTheme="minorEastAsia" w:hint="eastAsia"/>
          <w:color w:val="000000"/>
          <w:lang w:eastAsia="ja-JP"/>
        </w:rPr>
        <w:t>A</w:t>
      </w:r>
      <w:r w:rsidR="00BF35C5">
        <w:rPr>
          <w:rFonts w:eastAsiaTheme="minorEastAsia"/>
          <w:color w:val="000000"/>
          <w:lang w:eastAsia="ja-JP"/>
        </w:rPr>
        <w:t>PI</w:t>
      </w:r>
    </w:p>
    <w:p w14:paraId="05383499" w14:textId="66FE382D" w:rsidR="00BF35C5" w:rsidRPr="00BF35C5" w:rsidRDefault="00BF35C5" w:rsidP="00BF35C5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 xml:space="preserve">ทำนองเดียวกันถ้าระบบดิจิทัลของหน่วยงานสามารถในบริการในรูปแบบ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 xml:space="preserve">แล้ว มีการประกาศจุดให้บริการ </w:t>
      </w:r>
      <w:r>
        <w:rPr>
          <w:rFonts w:eastAsiaTheme="minorEastAsia" w:hint="eastAsia"/>
          <w:color w:val="000000"/>
          <w:lang w:eastAsia="ja-JP"/>
        </w:rPr>
        <w:t>(</w:t>
      </w:r>
      <w:r>
        <w:rPr>
          <w:rFonts w:eastAsiaTheme="minorEastAsia"/>
          <w:color w:val="000000"/>
          <w:lang w:eastAsia="ja-JP"/>
        </w:rPr>
        <w:t xml:space="preserve">API Endpoint) </w:t>
      </w:r>
      <w:r>
        <w:rPr>
          <w:rFonts w:eastAsiaTheme="minorEastAsia" w:hint="cs"/>
          <w:color w:val="000000"/>
          <w:cs/>
          <w:lang w:eastAsia="ja-JP"/>
        </w:rPr>
        <w:t>ในระบบ</w:t>
      </w:r>
      <w:proofErr w:type="spellStart"/>
      <w:r>
        <w:rPr>
          <w:rFonts w:eastAsiaTheme="minorEastAsia" w:hint="cs"/>
          <w:color w:val="000000"/>
          <w:cs/>
          <w:lang w:eastAsia="ja-JP"/>
        </w:rPr>
        <w:t>แคต</w:t>
      </w:r>
      <w:proofErr w:type="spellEnd"/>
      <w:r>
        <w:rPr>
          <w:rFonts w:eastAsiaTheme="minorEastAsia" w:hint="cs"/>
          <w:color w:val="000000"/>
          <w:cs/>
          <w:lang w:eastAsia="ja-JP"/>
        </w:rPr>
        <w:t xml:space="preserve">ตาล็อก มีข้อกำหนดวิธีการเรียก </w:t>
      </w:r>
      <w:r>
        <w:rPr>
          <w:rFonts w:eastAsiaTheme="minorEastAsia" w:hint="eastAsia"/>
          <w:color w:val="000000"/>
          <w:lang w:eastAsia="ja-JP"/>
        </w:rPr>
        <w:t>A</w:t>
      </w:r>
      <w:r>
        <w:rPr>
          <w:rFonts w:eastAsiaTheme="minorEastAsia"/>
          <w:color w:val="000000"/>
          <w:lang w:eastAsia="ja-JP"/>
        </w:rPr>
        <w:t xml:space="preserve">PI </w:t>
      </w:r>
      <w:r>
        <w:rPr>
          <w:rFonts w:eastAsiaTheme="minorEastAsia" w:hint="cs"/>
          <w:color w:val="000000"/>
          <w:cs/>
          <w:lang w:eastAsia="ja-JP"/>
        </w:rPr>
        <w:t>ประกาศไว้แล้ว ระบบให้บริการแบบเบ็ดเสร็จ</w:t>
      </w:r>
      <w:ins w:id="70" w:author="Microsoft Office User" w:date="2022-12-03T16:59:00Z">
        <w:r w:rsidR="00724215">
          <w:rPr>
            <w:rFonts w:eastAsiaTheme="minorEastAsia" w:hint="cs"/>
            <w:color w:val="000000"/>
            <w:cs/>
            <w:lang w:eastAsia="ja-JP"/>
          </w:rPr>
          <w:t xml:space="preserve"> ณ </w:t>
        </w:r>
      </w:ins>
      <w:del w:id="71" w:author="Microsoft Office User" w:date="2022-12-03T16:59:00Z">
        <w:r w:rsidDel="00724215">
          <w:rPr>
            <w:rFonts w:eastAsiaTheme="minorEastAsia" w:hint="cs"/>
            <w:color w:val="000000"/>
            <w:cs/>
            <w:lang w:eastAsia="ja-JP"/>
          </w:rPr>
          <w:delText>นะ</w:delText>
        </w:r>
      </w:del>
      <w:r>
        <w:rPr>
          <w:rFonts w:eastAsiaTheme="minorEastAsia" w:hint="cs"/>
          <w:color w:val="000000"/>
          <w:cs/>
          <w:lang w:eastAsia="ja-JP"/>
        </w:rPr>
        <w:t xml:space="preserve">จุดเดียวเช่น </w:t>
      </w:r>
      <w:proofErr w:type="spellStart"/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>oBiz</w:t>
      </w:r>
      <w:proofErr w:type="spellEnd"/>
      <w:r>
        <w:rPr>
          <w:rFonts w:eastAsiaTheme="minorEastAsia"/>
          <w:color w:val="000000"/>
          <w:lang w:eastAsia="ja-JP"/>
        </w:rPr>
        <w:t xml:space="preserve"> Portal </w:t>
      </w:r>
      <w:r>
        <w:rPr>
          <w:rFonts w:eastAsiaTheme="minorEastAsia" w:hint="cs"/>
          <w:color w:val="000000"/>
          <w:cs/>
          <w:lang w:eastAsia="ja-JP"/>
        </w:rPr>
        <w:t xml:space="preserve">ก็สามารถใช้ช่องทาง </w:t>
      </w:r>
      <w:r>
        <w:rPr>
          <w:rFonts w:eastAsiaTheme="minorEastAsia"/>
          <w:color w:val="000000"/>
          <w:lang w:eastAsia="ja-JP"/>
        </w:rPr>
        <w:t xml:space="preserve">API </w:t>
      </w:r>
      <w:r>
        <w:rPr>
          <w:rFonts w:eastAsiaTheme="minorEastAsia" w:hint="cs"/>
          <w:color w:val="000000"/>
          <w:cs/>
          <w:lang w:eastAsia="ja-JP"/>
        </w:rPr>
        <w:t xml:space="preserve">นี้ให้บริการออกใบอนุญาต อำนวยความสะดวกให้ธุรกิจได้อย่างมีประสิทธิภาพ ดังแสดงในภาพที่ </w:t>
      </w:r>
      <w:r>
        <w:rPr>
          <w:rFonts w:eastAsiaTheme="minorEastAsia" w:hint="eastAsia"/>
          <w:color w:val="000000"/>
          <w:lang w:eastAsia="ja-JP"/>
        </w:rPr>
        <w:t>6</w:t>
      </w:r>
      <w:r>
        <w:rPr>
          <w:rFonts w:eastAsiaTheme="minorEastAsia"/>
          <w:color w:val="000000"/>
          <w:lang w:eastAsia="ja-JP"/>
        </w:rPr>
        <w:t>-8</w:t>
      </w:r>
    </w:p>
    <w:p w14:paraId="44EB3FE3" w14:textId="3C165BAB" w:rsidR="00410D28" w:rsidRDefault="00F33336" w:rsidP="00BF35C5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0C7781A" wp14:editId="069B9972">
            <wp:extent cx="5502910" cy="20523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3383" w14:textId="13501972" w:rsidR="00410D28" w:rsidRPr="00BF35C5" w:rsidRDefault="00410D28" w:rsidP="00BF35C5">
      <w:pPr>
        <w:shd w:val="clear" w:color="auto" w:fill="FFFFFF"/>
        <w:spacing w:line="228" w:lineRule="auto"/>
        <w:jc w:val="center"/>
        <w:outlineLvl w:val="1"/>
        <w:rPr>
          <w:rFonts w:eastAsiaTheme="minorEastAsia"/>
          <w:color w:val="000000"/>
          <w:lang w:eastAsia="ja-JP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>
        <w:rPr>
          <w:rFonts w:eastAsiaTheme="minorEastAsia" w:hint="eastAsia"/>
          <w:b/>
          <w:bCs/>
          <w:color w:val="000000"/>
          <w:lang w:eastAsia="ja-JP"/>
        </w:rPr>
        <w:t>8</w:t>
      </w:r>
      <w:r>
        <w:rPr>
          <w:color w:val="000000"/>
        </w:rPr>
        <w:t xml:space="preserve"> </w:t>
      </w:r>
      <w:r w:rsidR="00BF35C5">
        <w:rPr>
          <w:rFonts w:hint="cs"/>
          <w:color w:val="000000"/>
          <w:cs/>
        </w:rPr>
        <w:t xml:space="preserve">การให้บริการแบบครบวงจรเบ็ดเสร็จ ณ จุดเดียว </w:t>
      </w:r>
      <w:r w:rsidR="00BF35C5">
        <w:rPr>
          <w:rFonts w:eastAsiaTheme="minorEastAsia" w:hint="cs"/>
          <w:color w:val="000000"/>
          <w:cs/>
          <w:lang w:eastAsia="ja-JP"/>
        </w:rPr>
        <w:t xml:space="preserve">ผ่าน </w:t>
      </w:r>
      <w:proofErr w:type="spellStart"/>
      <w:r w:rsidR="00BF35C5">
        <w:rPr>
          <w:rFonts w:eastAsiaTheme="minorEastAsia"/>
          <w:color w:val="000000"/>
          <w:lang w:eastAsia="ja-JP"/>
        </w:rPr>
        <w:t>DoBiz</w:t>
      </w:r>
      <w:proofErr w:type="spellEnd"/>
      <w:r w:rsidR="00BF35C5">
        <w:rPr>
          <w:rFonts w:eastAsiaTheme="minorEastAsia"/>
          <w:color w:val="000000"/>
          <w:lang w:eastAsia="ja-JP"/>
        </w:rPr>
        <w:t xml:space="preserve"> portal</w:t>
      </w:r>
    </w:p>
    <w:p w14:paraId="010D685C" w14:textId="5F60AD58" w:rsidR="00410D28" w:rsidRDefault="00410D28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p w14:paraId="1AE6FFE2" w14:textId="6C0E54F0" w:rsidR="00BF35C5" w:rsidRDefault="00BF35C5" w:rsidP="0007462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hint="cs"/>
          <w:color w:val="000000"/>
          <w:cs/>
        </w:rPr>
        <w:t>จากภาพ</w:t>
      </w:r>
      <w:ins w:id="72" w:author="Microsoft Office User" w:date="2022-12-03T17:00:00Z">
        <w:r w:rsidR="00724215">
          <w:rPr>
            <w:rFonts w:hint="cs"/>
            <w:color w:val="000000"/>
            <w:cs/>
          </w:rPr>
          <w:t xml:space="preserve">ที่ </w:t>
        </w:r>
        <w:r w:rsidR="00724215">
          <w:rPr>
            <w:color w:val="000000"/>
          </w:rPr>
          <w:t xml:space="preserve">6-8 </w:t>
        </w:r>
      </w:ins>
      <w:r>
        <w:rPr>
          <w:rFonts w:hint="cs"/>
          <w:color w:val="000000"/>
          <w:cs/>
        </w:rPr>
        <w:t xml:space="preserve">จะเห็นได้ว่าผู้ใช้บริการเริ่มใช้บริการผ่าน ระบบ </w:t>
      </w:r>
      <w:proofErr w:type="spellStart"/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>oBiz</w:t>
      </w:r>
      <w:proofErr w:type="spellEnd"/>
      <w:r>
        <w:rPr>
          <w:rFonts w:eastAsiaTheme="minorEastAsia"/>
          <w:color w:val="000000"/>
          <w:lang w:eastAsia="ja-JP"/>
        </w:rPr>
        <w:t xml:space="preserve"> Portal </w:t>
      </w:r>
      <w:r>
        <w:rPr>
          <w:rFonts w:eastAsiaTheme="minorEastAsia" w:hint="cs"/>
          <w:color w:val="000000"/>
          <w:cs/>
          <w:lang w:eastAsia="ja-JP"/>
        </w:rPr>
        <w:t xml:space="preserve">มีการยืนยันตัวตนเพื่อเข้าสู่ระบบ หลังจากเลือกใบอนุญาตแล้วจึงเข้ากระบวนการสร้างคำขอและยื่นคำขอ แต่การยื่นคำขอในครั้งนี้ เนื่องจากระบบ </w:t>
      </w:r>
      <w:proofErr w:type="spellStart"/>
      <w:r>
        <w:rPr>
          <w:rFonts w:eastAsiaTheme="minorEastAsia" w:hint="eastAsia"/>
          <w:color w:val="000000"/>
          <w:lang w:eastAsia="ja-JP"/>
        </w:rPr>
        <w:t>D</w:t>
      </w:r>
      <w:r>
        <w:rPr>
          <w:rFonts w:eastAsiaTheme="minorEastAsia"/>
          <w:color w:val="000000"/>
          <w:lang w:eastAsia="ja-JP"/>
        </w:rPr>
        <w:t>oBiz</w:t>
      </w:r>
      <w:proofErr w:type="spellEnd"/>
      <w:r>
        <w:rPr>
          <w:rFonts w:eastAsiaTheme="minorEastAsia"/>
          <w:color w:val="000000"/>
          <w:lang w:eastAsia="ja-JP"/>
        </w:rPr>
        <w:t xml:space="preserve"> portal</w:t>
      </w:r>
      <w:r>
        <w:rPr>
          <w:rFonts w:eastAsiaTheme="minorEastAsia" w:hint="cs"/>
          <w:color w:val="000000"/>
          <w:cs/>
          <w:lang w:eastAsia="ja-JP"/>
        </w:rPr>
        <w:t xml:space="preserve"> ไม่ใช่ผู้ให้บริการออกใบอนุญาตโดยตรง ดังนั้นจึงเป็นการส่งคำขอผ่านระบบ</w:t>
      </w:r>
      <w:r>
        <w:rPr>
          <w:rFonts w:eastAsiaTheme="minorEastAsia" w:hint="eastAsia"/>
          <w:color w:val="000000"/>
          <w:lang w:eastAsia="ja-JP"/>
        </w:rPr>
        <w:t xml:space="preserve"> </w:t>
      </w:r>
      <w:r>
        <w:rPr>
          <w:rFonts w:eastAsiaTheme="minorEastAsia"/>
          <w:color w:val="000000"/>
          <w:lang w:eastAsia="ja-JP"/>
        </w:rPr>
        <w:t xml:space="preserve">API </w:t>
      </w:r>
      <w:r>
        <w:rPr>
          <w:rFonts w:eastAsiaTheme="minorEastAsia" w:hint="cs"/>
          <w:color w:val="000000"/>
          <w:cs/>
          <w:lang w:eastAsia="ja-JP"/>
        </w:rPr>
        <w:t>ของหน่วยงานเจ้าของใบอนุญาตแทน</w:t>
      </w:r>
      <w:r w:rsidR="00716A4F">
        <w:rPr>
          <w:rFonts w:eastAsiaTheme="minorEastAsia" w:hint="cs"/>
          <w:color w:val="000000"/>
          <w:cs/>
          <w:lang w:eastAsia="ja-JP"/>
        </w:rPr>
        <w:t xml:space="preserve"> จะเห็นได้ว่าผู้ใช้บริการสามารถเข้าถึงบริการออกใบอนุญาตของทุกหน่วยงานได้จาก</w:t>
      </w:r>
      <w:r w:rsidR="00074622">
        <w:rPr>
          <w:rFonts w:eastAsiaTheme="minorEastAsia" w:hint="cs"/>
          <w:color w:val="000000"/>
          <w:cs/>
          <w:lang w:eastAsia="ja-JP"/>
        </w:rPr>
        <w:t xml:space="preserve">จุดเดียว เป็นการอำนวยความสะดวกให้แก่ประชาชนได้อย่างดี ดังนั้น ความสามารถข้อสำคัญของระบบดิจิทัลของหน่วยงานก็คือการพัฒนาระบบดิจิทัลให้สามารถให้บริการผ่าน </w:t>
      </w:r>
      <w:r w:rsidR="00074622">
        <w:rPr>
          <w:rFonts w:eastAsiaTheme="minorEastAsia" w:hint="eastAsia"/>
          <w:color w:val="000000"/>
          <w:lang w:eastAsia="ja-JP"/>
        </w:rPr>
        <w:t>A</w:t>
      </w:r>
      <w:r w:rsidR="00074622">
        <w:rPr>
          <w:rFonts w:eastAsiaTheme="minorEastAsia"/>
          <w:color w:val="000000"/>
          <w:lang w:eastAsia="ja-JP"/>
        </w:rPr>
        <w:t xml:space="preserve">PI </w:t>
      </w:r>
      <w:r w:rsidR="00074622">
        <w:rPr>
          <w:rFonts w:eastAsiaTheme="minorEastAsia" w:hint="cs"/>
          <w:color w:val="000000"/>
          <w:cs/>
          <w:lang w:eastAsia="ja-JP"/>
        </w:rPr>
        <w:t>ได้ จึงจะสามารถอำนวยความสะดวกในการประกอบธุรกิจได้อย่างครบวงจรจริงๆ</w:t>
      </w:r>
    </w:p>
    <w:p w14:paraId="03D201DF" w14:textId="59C88E7C" w:rsidR="00074622" w:rsidRDefault="00074622" w:rsidP="00074622">
      <w:pPr>
        <w:shd w:val="clear" w:color="auto" w:fill="FFFFFF"/>
        <w:spacing w:line="228" w:lineRule="auto"/>
        <w:ind w:firstLine="720"/>
        <w:jc w:val="thaiDistribute"/>
        <w:outlineLvl w:val="1"/>
        <w:rPr>
          <w:rFonts w:eastAsiaTheme="minorEastAsia"/>
          <w:color w:val="000000"/>
          <w:lang w:eastAsia="ja-JP"/>
        </w:rPr>
      </w:pPr>
      <w:r>
        <w:rPr>
          <w:rFonts w:eastAsiaTheme="minorEastAsia" w:hint="cs"/>
          <w:color w:val="000000"/>
          <w:cs/>
          <w:lang w:eastAsia="ja-JP"/>
        </w:rPr>
        <w:t>การพัฒนาระบบดิจิทัลให้สามารถ</w:t>
      </w:r>
      <w:r w:rsidR="003D2158">
        <w:rPr>
          <w:rFonts w:eastAsiaTheme="minorEastAsia" w:hint="cs"/>
          <w:color w:val="000000"/>
          <w:cs/>
          <w:lang w:eastAsia="ja-JP"/>
        </w:rPr>
        <w:t xml:space="preserve">บริการออกใบอนุญาตได้ในลักษณะ </w:t>
      </w:r>
      <w:r w:rsidR="003D2158">
        <w:rPr>
          <w:rFonts w:eastAsiaTheme="minorEastAsia" w:hint="eastAsia"/>
          <w:color w:val="000000"/>
          <w:lang w:eastAsia="ja-JP"/>
        </w:rPr>
        <w:t>A</w:t>
      </w:r>
      <w:r w:rsidR="003D2158">
        <w:rPr>
          <w:rFonts w:eastAsiaTheme="minorEastAsia"/>
          <w:color w:val="000000"/>
          <w:lang w:eastAsia="ja-JP"/>
        </w:rPr>
        <w:t xml:space="preserve">PI </w:t>
      </w:r>
      <w:r w:rsidR="003D2158">
        <w:rPr>
          <w:rFonts w:eastAsiaTheme="minorEastAsia" w:hint="cs"/>
          <w:color w:val="000000"/>
          <w:cs/>
          <w:lang w:eastAsia="ja-JP"/>
        </w:rPr>
        <w:t xml:space="preserve">นั้น จำเป็นต้องมีการแบ่งขั้นตอนการให้บริการเป็นส่วนๆ เช่น อาจแบ่งออกเป็น </w:t>
      </w:r>
      <w:r w:rsidR="003D2158">
        <w:rPr>
          <w:rFonts w:eastAsiaTheme="minorEastAsia" w:hint="eastAsia"/>
          <w:color w:val="000000"/>
          <w:lang w:eastAsia="ja-JP"/>
        </w:rPr>
        <w:t>8</w:t>
      </w:r>
      <w:r w:rsidR="003D2158">
        <w:rPr>
          <w:rFonts w:eastAsiaTheme="minorEastAsia"/>
          <w:color w:val="000000"/>
          <w:lang w:eastAsia="ja-JP"/>
        </w:rPr>
        <w:t xml:space="preserve"> </w:t>
      </w:r>
      <w:r w:rsidR="003D2158">
        <w:rPr>
          <w:rFonts w:eastAsiaTheme="minorEastAsia" w:hint="cs"/>
          <w:color w:val="000000"/>
          <w:cs/>
          <w:lang w:eastAsia="ja-JP"/>
        </w:rPr>
        <w:t xml:space="preserve">โมดูล สนับสนุนงาน </w:t>
      </w:r>
      <w:r w:rsidR="003D2158">
        <w:rPr>
          <w:rFonts w:eastAsiaTheme="minorEastAsia" w:hint="eastAsia"/>
          <w:color w:val="000000"/>
          <w:lang w:eastAsia="ja-JP"/>
        </w:rPr>
        <w:t>8</w:t>
      </w:r>
      <w:r w:rsidR="003D2158">
        <w:rPr>
          <w:rFonts w:eastAsiaTheme="minorEastAsia"/>
          <w:color w:val="000000"/>
          <w:lang w:eastAsia="ja-JP"/>
        </w:rPr>
        <w:t xml:space="preserve"> </w:t>
      </w:r>
      <w:r w:rsidR="003D2158">
        <w:rPr>
          <w:rFonts w:eastAsiaTheme="minorEastAsia" w:hint="cs"/>
          <w:color w:val="000000"/>
          <w:cs/>
          <w:lang w:eastAsia="ja-JP"/>
        </w:rPr>
        <w:t>ขั้นตอนมาตรฐาน คือ ค้นหาข้อมูล ยืนยันตัวตน สร้างคำขอ ยื่นคำขอ พิจารณาคำขอ อนุญาตคำขอ ชำระค่าธรรมเนียม ออกใบอนุญาต และจัดส่งใบอนุญาต</w:t>
      </w:r>
      <w:r w:rsidR="003D2158">
        <w:rPr>
          <w:rFonts w:eastAsiaTheme="minorEastAsia"/>
          <w:color w:val="000000"/>
          <w:lang w:eastAsia="ja-JP"/>
        </w:rPr>
        <w:t xml:space="preserve"> </w:t>
      </w:r>
      <w:r w:rsidR="003D2158">
        <w:rPr>
          <w:rFonts w:eastAsiaTheme="minorEastAsia" w:hint="cs"/>
          <w:color w:val="000000"/>
          <w:cs/>
          <w:lang w:eastAsia="ja-JP"/>
        </w:rPr>
        <w:t>สำหรับขั้นตอนการยืนยันตัวตนเพื่อเข้าระบบ และการชำระค่าธรรมเนียม สามารถใช้ระบบกลางของประเทศ  สำหรับขั้นตอนอื่นๆ เช่น การรับคำขอ การพิจารณาคำขอ การอนุมัติคำขอ และการออกใบอนุญาต นั้นควรพัฒนาระบบให้เป็นโมดูลอิสระต่อกัน</w:t>
      </w:r>
      <w:r w:rsidR="00AD4AB3">
        <w:rPr>
          <w:rFonts w:eastAsiaTheme="minorEastAsia" w:hint="cs"/>
          <w:color w:val="000000"/>
          <w:cs/>
          <w:lang w:eastAsia="ja-JP"/>
        </w:rPr>
        <w:t xml:space="preserve"> เพื่อจะได้ให้บริการแก่ระบบดิจิทัลของหน่วยงานอื่นได้ในลักษณะ </w:t>
      </w:r>
      <w:r w:rsidR="00AD4AB3">
        <w:rPr>
          <w:rFonts w:eastAsiaTheme="minorEastAsia" w:hint="eastAsia"/>
          <w:color w:val="000000"/>
          <w:lang w:eastAsia="ja-JP"/>
        </w:rPr>
        <w:t>A</w:t>
      </w:r>
      <w:r w:rsidR="00AD4AB3">
        <w:rPr>
          <w:rFonts w:eastAsiaTheme="minorEastAsia"/>
          <w:color w:val="000000"/>
          <w:lang w:eastAsia="ja-JP"/>
        </w:rPr>
        <w:t>PI</w:t>
      </w:r>
    </w:p>
    <w:p w14:paraId="3D9D8769" w14:textId="26071156" w:rsidR="00BF35C5" w:rsidRPr="00524A5C" w:rsidDel="00724215" w:rsidRDefault="00AD4AB3" w:rsidP="00524A5C">
      <w:pPr>
        <w:shd w:val="clear" w:color="auto" w:fill="FFFFFF"/>
        <w:spacing w:line="228" w:lineRule="auto"/>
        <w:ind w:firstLine="720"/>
        <w:jc w:val="thaiDistribute"/>
        <w:outlineLvl w:val="1"/>
        <w:rPr>
          <w:moveFrom w:id="73" w:author="Microsoft Office User" w:date="2022-12-03T17:00:00Z"/>
          <w:rFonts w:eastAsiaTheme="minorEastAsia"/>
          <w:color w:val="000000"/>
          <w:lang w:eastAsia="ja-JP"/>
        </w:rPr>
      </w:pPr>
      <w:moveFromRangeStart w:id="74" w:author="Microsoft Office User" w:date="2022-12-03T17:00:00Z" w:name="move120979261"/>
      <w:moveFrom w:id="75" w:author="Microsoft Office User" w:date="2022-12-03T17:00:00Z">
        <w:r w:rsidDel="00724215">
          <w:rPr>
            <w:rFonts w:eastAsiaTheme="minorEastAsia" w:hint="cs"/>
            <w:color w:val="000000"/>
            <w:cs/>
            <w:lang w:eastAsia="ja-JP"/>
          </w:rPr>
          <w:lastRenderedPageBreak/>
          <w:t xml:space="preserve">ภาพที่ </w:t>
        </w:r>
        <w:r w:rsidDel="00724215">
          <w:rPr>
            <w:rFonts w:eastAsiaTheme="minorEastAsia" w:hint="eastAsia"/>
            <w:color w:val="000000"/>
            <w:lang w:eastAsia="ja-JP"/>
          </w:rPr>
          <w:t>6</w:t>
        </w:r>
        <w:r w:rsidDel="00724215">
          <w:rPr>
            <w:rFonts w:eastAsiaTheme="minorEastAsia"/>
            <w:color w:val="000000"/>
            <w:lang w:eastAsia="ja-JP"/>
          </w:rPr>
          <w:t xml:space="preserve">-9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แสดงภาพรวมสถาปัตยกรรมการเชื่อมโยงของระบบดิจิทัลที่เปิดให้บริการ </w:t>
        </w:r>
        <w:r w:rsidDel="00724215">
          <w:rPr>
            <w:rFonts w:eastAsiaTheme="minorEastAsia" w:hint="eastAsia"/>
            <w:color w:val="000000"/>
            <w:lang w:eastAsia="ja-JP"/>
          </w:rPr>
          <w:t>A</w:t>
        </w:r>
        <w:r w:rsidDel="00724215">
          <w:rPr>
            <w:rFonts w:eastAsiaTheme="minorEastAsia"/>
            <w:color w:val="000000"/>
            <w:lang w:eastAsia="ja-JP"/>
          </w:rPr>
          <w:t xml:space="preserve">PI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โดย </w:t>
        </w:r>
        <w:r w:rsidDel="00724215">
          <w:rPr>
            <w:rFonts w:eastAsiaTheme="minorEastAsia" w:hint="eastAsia"/>
            <w:color w:val="000000"/>
            <w:lang w:eastAsia="ja-JP"/>
          </w:rPr>
          <w:t>A</w:t>
        </w:r>
        <w:r w:rsidDel="00724215">
          <w:rPr>
            <w:rFonts w:eastAsiaTheme="minorEastAsia"/>
            <w:color w:val="000000"/>
            <w:lang w:eastAsia="ja-JP"/>
          </w:rPr>
          <w:t xml:space="preserve">PI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นี้สามารถให้บริการผ่านเครือข่ายอินเทอร์เน็ต เมื่อมีการร้องขอบริการผ่านอินเทอร์เน็ตก็อาจระบบยืนยันตัวตนและให้สิทธิ์ การใช้บริการ หลังจากนั้นอาจมีระบบ </w:t>
        </w:r>
        <w:r w:rsidDel="00724215">
          <w:rPr>
            <w:rFonts w:eastAsiaTheme="minorEastAsia" w:hint="eastAsia"/>
            <w:color w:val="000000"/>
            <w:lang w:eastAsia="ja-JP"/>
          </w:rPr>
          <w:t>H</w:t>
        </w:r>
        <w:r w:rsidDel="00724215">
          <w:rPr>
            <w:rFonts w:eastAsiaTheme="minorEastAsia"/>
            <w:color w:val="000000"/>
            <w:lang w:eastAsia="ja-JP"/>
          </w:rPr>
          <w:t xml:space="preserve">TTP Load Balancer </w:t>
        </w:r>
        <w:r w:rsidDel="00724215">
          <w:rPr>
            <w:rFonts w:eastAsiaTheme="minorEastAsia" w:hint="cs"/>
            <w:color w:val="000000"/>
            <w:cs/>
            <w:lang w:eastAsia="ja-JP"/>
          </w:rPr>
          <w:t xml:space="preserve">เพื่อให้สามารถรับมือกับการขอใช้บริการที่มีจำนวนมาก หลังจากนั้นจึงเข้าระบบ </w:t>
        </w:r>
        <w:r w:rsidDel="00724215">
          <w:rPr>
            <w:rFonts w:eastAsiaTheme="minorEastAsia" w:hint="eastAsia"/>
            <w:color w:val="000000"/>
            <w:lang w:eastAsia="ja-JP"/>
          </w:rPr>
          <w:t>A</w:t>
        </w:r>
        <w:r w:rsidDel="00724215">
          <w:rPr>
            <w:rFonts w:eastAsiaTheme="minorEastAsia"/>
            <w:color w:val="000000"/>
            <w:lang w:eastAsia="ja-JP"/>
          </w:rPr>
          <w:t xml:space="preserve">PI </w:t>
        </w:r>
        <w:r w:rsidDel="00724215">
          <w:rPr>
            <w:rFonts w:eastAsiaTheme="minorEastAsia" w:hint="cs"/>
            <w:color w:val="000000"/>
            <w:cs/>
            <w:lang w:eastAsia="ja-JP"/>
          </w:rPr>
          <w:t>เพื่อจะเข้าไปสู่ระบบฐานข้อมูลของหน่วยงานต่อไป</w:t>
        </w:r>
        <w:r w:rsidR="00524A5C" w:rsidDel="00724215">
          <w:rPr>
            <w:rFonts w:eastAsiaTheme="minorEastAsia" w:hint="cs"/>
            <w:color w:val="000000"/>
            <w:cs/>
            <w:lang w:eastAsia="ja-JP"/>
          </w:rPr>
          <w:t xml:space="preserve"> ระบบ </w:t>
        </w:r>
        <w:r w:rsidR="00524A5C" w:rsidDel="00724215">
          <w:rPr>
            <w:rFonts w:eastAsiaTheme="minorEastAsia"/>
            <w:color w:val="000000"/>
            <w:lang w:eastAsia="ja-JP"/>
          </w:rPr>
          <w:t xml:space="preserve">API </w:t>
        </w:r>
        <w:r w:rsidR="00524A5C" w:rsidDel="00724215">
          <w:rPr>
            <w:rFonts w:eastAsiaTheme="minorEastAsia" w:hint="cs"/>
            <w:color w:val="000000"/>
            <w:cs/>
            <w:lang w:eastAsia="ja-JP"/>
          </w:rPr>
          <w:t xml:space="preserve">จำเป็นต้องทำงานร่วมกับระบบดิจิทัลสนับสนุนการบริการของหน่วยงาน ในบางเรื่องอาจจำเป็นต้องเข้าถึงฐานข้อมูลบริการภายใน ด้วยเหตุนี้ จึงควรแบ่งโครงสร้างสถาปัตยกรรมให้ชัดเจน เพื่อแยกสโปรแกรมส่วนที่ต้องการเข้าถึงข้อมูล ออกจากส่วนเชื่อมโยง </w:t>
        </w:r>
        <w:r w:rsidR="00524A5C" w:rsidDel="00724215">
          <w:rPr>
            <w:rFonts w:eastAsiaTheme="minorEastAsia" w:hint="eastAsia"/>
            <w:color w:val="000000"/>
            <w:lang w:eastAsia="ja-JP"/>
          </w:rPr>
          <w:t>A</w:t>
        </w:r>
        <w:r w:rsidR="00524A5C" w:rsidDel="00724215">
          <w:rPr>
            <w:rFonts w:eastAsiaTheme="minorEastAsia"/>
            <w:color w:val="000000"/>
            <w:lang w:eastAsia="ja-JP"/>
          </w:rPr>
          <w:t xml:space="preserve">PI </w:t>
        </w:r>
        <w:r w:rsidR="00524A5C" w:rsidDel="00724215">
          <w:rPr>
            <w:rFonts w:eastAsiaTheme="minorEastAsia" w:hint="cs"/>
            <w:color w:val="000000"/>
            <w:cs/>
            <w:lang w:eastAsia="ja-JP"/>
          </w:rPr>
          <w:t>ดังแสดงในภาพ</w:t>
        </w:r>
      </w:moveFrom>
    </w:p>
    <w:moveFromRangeEnd w:id="74"/>
    <w:p w14:paraId="501CC250" w14:textId="6E85FAA9" w:rsidR="00E24EDC" w:rsidRDefault="00E24EDC" w:rsidP="00BF35C5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>
        <w:rPr>
          <w:noProof/>
        </w:rPr>
        <w:drawing>
          <wp:inline distT="0" distB="0" distL="0" distR="0" wp14:anchorId="69A3D8F8" wp14:editId="06B5262B">
            <wp:extent cx="5502910" cy="3038475"/>
            <wp:effectExtent l="0" t="0" r="2540" b="9525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03FA" w14:textId="02ECE5C3" w:rsidR="007E6890" w:rsidRDefault="007E6890" w:rsidP="00BF35C5">
      <w:pPr>
        <w:shd w:val="clear" w:color="auto" w:fill="FFFFFF"/>
        <w:spacing w:line="228" w:lineRule="auto"/>
        <w:jc w:val="center"/>
        <w:outlineLvl w:val="1"/>
        <w:rPr>
          <w:color w:val="000000"/>
        </w:rPr>
      </w:pPr>
      <w:r w:rsidRPr="00E76A3E">
        <w:rPr>
          <w:rFonts w:hint="cs"/>
          <w:b/>
          <w:bCs/>
          <w:color w:val="000000"/>
          <w:cs/>
        </w:rPr>
        <w:t xml:space="preserve">ภาพที่ </w:t>
      </w:r>
      <w:r>
        <w:rPr>
          <w:rFonts w:eastAsiaTheme="minorEastAsia" w:hint="eastAsia"/>
          <w:b/>
          <w:bCs/>
          <w:color w:val="000000"/>
          <w:lang w:eastAsia="ja-JP"/>
        </w:rPr>
        <w:t>6</w:t>
      </w:r>
      <w:r>
        <w:rPr>
          <w:rFonts w:eastAsiaTheme="minorEastAsia"/>
          <w:b/>
          <w:bCs/>
          <w:color w:val="000000"/>
          <w:lang w:eastAsia="ja-JP"/>
        </w:rPr>
        <w:t>-</w:t>
      </w:r>
      <w:r w:rsidR="00410D28">
        <w:rPr>
          <w:b/>
          <w:bCs/>
          <w:color w:val="000000"/>
        </w:rPr>
        <w:t>9</w:t>
      </w:r>
      <w:r>
        <w:rPr>
          <w:color w:val="000000"/>
        </w:rPr>
        <w:t xml:space="preserve"> </w:t>
      </w:r>
      <w:r w:rsidRPr="00E76A3E">
        <w:rPr>
          <w:color w:val="000000"/>
          <w:cs/>
        </w:rPr>
        <w:t>ความสามารถของระบบงานเพื่อรองรับการเชื่อมโยง</w:t>
      </w:r>
    </w:p>
    <w:p w14:paraId="7B70076F" w14:textId="77777777" w:rsidR="00E24EDC" w:rsidRDefault="00E24EDC" w:rsidP="00174ACE">
      <w:pPr>
        <w:shd w:val="clear" w:color="auto" w:fill="FFFFFF"/>
        <w:spacing w:line="228" w:lineRule="auto"/>
        <w:jc w:val="thaiDistribute"/>
        <w:outlineLvl w:val="1"/>
        <w:rPr>
          <w:color w:val="000000"/>
          <w:cs/>
        </w:rPr>
      </w:pPr>
    </w:p>
    <w:p w14:paraId="3178B882" w14:textId="77777777" w:rsidR="00724215" w:rsidRPr="00524A5C" w:rsidRDefault="00724215" w:rsidP="00724215">
      <w:pPr>
        <w:shd w:val="clear" w:color="auto" w:fill="FFFFFF"/>
        <w:spacing w:line="228" w:lineRule="auto"/>
        <w:ind w:firstLine="720"/>
        <w:jc w:val="thaiDistribute"/>
        <w:outlineLvl w:val="1"/>
        <w:rPr>
          <w:moveTo w:id="76" w:author="Microsoft Office User" w:date="2022-12-03T17:00:00Z"/>
          <w:rFonts w:eastAsiaTheme="minorEastAsia"/>
          <w:color w:val="000000"/>
          <w:lang w:eastAsia="ja-JP"/>
        </w:rPr>
      </w:pPr>
      <w:moveToRangeStart w:id="77" w:author="Microsoft Office User" w:date="2022-12-03T17:00:00Z" w:name="move120979261"/>
      <w:moveTo w:id="78" w:author="Microsoft Office User" w:date="2022-12-03T17:00:00Z">
        <w:r>
          <w:rPr>
            <w:rFonts w:eastAsiaTheme="minorEastAsia" w:hint="cs"/>
            <w:color w:val="000000"/>
            <w:cs/>
            <w:lang w:eastAsia="ja-JP"/>
          </w:rPr>
          <w:t xml:space="preserve">ภาพที่ </w:t>
        </w:r>
        <w:r>
          <w:rPr>
            <w:rFonts w:eastAsiaTheme="minorEastAsia" w:hint="eastAsia"/>
            <w:color w:val="000000"/>
            <w:lang w:eastAsia="ja-JP"/>
          </w:rPr>
          <w:t>6</w:t>
        </w:r>
        <w:r>
          <w:rPr>
            <w:rFonts w:eastAsiaTheme="minorEastAsia"/>
            <w:color w:val="000000"/>
            <w:lang w:eastAsia="ja-JP"/>
          </w:rPr>
          <w:t xml:space="preserve">-9 </w:t>
        </w:r>
        <w:r>
          <w:rPr>
            <w:rFonts w:eastAsiaTheme="minorEastAsia" w:hint="cs"/>
            <w:color w:val="000000"/>
            <w:cs/>
            <w:lang w:eastAsia="ja-JP"/>
          </w:rPr>
          <w:t xml:space="preserve">แสดงภาพรวมสถาปัตยกรรมการเชื่อมโยงของระบบดิจิทัลที่เปิดให้บริการ </w:t>
        </w:r>
        <w:r>
          <w:rPr>
            <w:rFonts w:eastAsiaTheme="minorEastAsia" w:hint="eastAsia"/>
            <w:color w:val="000000"/>
            <w:lang w:eastAsia="ja-JP"/>
          </w:rPr>
          <w:t>A</w:t>
        </w:r>
        <w:r>
          <w:rPr>
            <w:rFonts w:eastAsiaTheme="minorEastAsia"/>
            <w:color w:val="000000"/>
            <w:lang w:eastAsia="ja-JP"/>
          </w:rPr>
          <w:t xml:space="preserve">PI </w:t>
        </w:r>
        <w:r>
          <w:rPr>
            <w:rFonts w:eastAsiaTheme="minorEastAsia" w:hint="cs"/>
            <w:color w:val="000000"/>
            <w:cs/>
            <w:lang w:eastAsia="ja-JP"/>
          </w:rPr>
          <w:t xml:space="preserve">โดย </w:t>
        </w:r>
        <w:r>
          <w:rPr>
            <w:rFonts w:eastAsiaTheme="minorEastAsia" w:hint="eastAsia"/>
            <w:color w:val="000000"/>
            <w:lang w:eastAsia="ja-JP"/>
          </w:rPr>
          <w:t>A</w:t>
        </w:r>
        <w:r>
          <w:rPr>
            <w:rFonts w:eastAsiaTheme="minorEastAsia"/>
            <w:color w:val="000000"/>
            <w:lang w:eastAsia="ja-JP"/>
          </w:rPr>
          <w:t xml:space="preserve">PI </w:t>
        </w:r>
        <w:r>
          <w:rPr>
            <w:rFonts w:eastAsiaTheme="minorEastAsia" w:hint="cs"/>
            <w:color w:val="000000"/>
            <w:cs/>
            <w:lang w:eastAsia="ja-JP"/>
          </w:rPr>
          <w:t xml:space="preserve">นี้สามารถให้บริการผ่านเครือข่ายอินเทอร์เน็ต เมื่อมีการร้องขอบริการผ่านอินเทอร์เน็ตก็อาจระบบยืนยันตัวตนและให้สิทธิ์ การใช้บริการ หลังจากนั้นอาจมีระบบ </w:t>
        </w:r>
        <w:r>
          <w:rPr>
            <w:rFonts w:eastAsiaTheme="minorEastAsia" w:hint="eastAsia"/>
            <w:color w:val="000000"/>
            <w:lang w:eastAsia="ja-JP"/>
          </w:rPr>
          <w:t>H</w:t>
        </w:r>
        <w:r>
          <w:rPr>
            <w:rFonts w:eastAsiaTheme="minorEastAsia"/>
            <w:color w:val="000000"/>
            <w:lang w:eastAsia="ja-JP"/>
          </w:rPr>
          <w:t xml:space="preserve">TTP Load Balancer </w:t>
        </w:r>
        <w:r>
          <w:rPr>
            <w:rFonts w:eastAsiaTheme="minorEastAsia" w:hint="cs"/>
            <w:color w:val="000000"/>
            <w:cs/>
            <w:lang w:eastAsia="ja-JP"/>
          </w:rPr>
          <w:t xml:space="preserve">เพื่อให้สามารถรับมือกับการขอใช้บริการที่มีจำนวนมาก หลังจากนั้นจึงเข้าระบบ </w:t>
        </w:r>
        <w:r>
          <w:rPr>
            <w:rFonts w:eastAsiaTheme="minorEastAsia" w:hint="eastAsia"/>
            <w:color w:val="000000"/>
            <w:lang w:eastAsia="ja-JP"/>
          </w:rPr>
          <w:t>A</w:t>
        </w:r>
        <w:r>
          <w:rPr>
            <w:rFonts w:eastAsiaTheme="minorEastAsia"/>
            <w:color w:val="000000"/>
            <w:lang w:eastAsia="ja-JP"/>
          </w:rPr>
          <w:t xml:space="preserve">PI </w:t>
        </w:r>
        <w:r>
          <w:rPr>
            <w:rFonts w:eastAsiaTheme="minorEastAsia" w:hint="cs"/>
            <w:color w:val="000000"/>
            <w:cs/>
            <w:lang w:eastAsia="ja-JP"/>
          </w:rPr>
          <w:t xml:space="preserve">เพื่อจะเข้าไปสู่ระบบฐานข้อมูลของหน่วยงานต่อไป ระบบ </w:t>
        </w:r>
        <w:r>
          <w:rPr>
            <w:rFonts w:eastAsiaTheme="minorEastAsia"/>
            <w:color w:val="000000"/>
            <w:lang w:eastAsia="ja-JP"/>
          </w:rPr>
          <w:t xml:space="preserve">API </w:t>
        </w:r>
        <w:r>
          <w:rPr>
            <w:rFonts w:eastAsiaTheme="minorEastAsia" w:hint="cs"/>
            <w:color w:val="000000"/>
            <w:cs/>
            <w:lang w:eastAsia="ja-JP"/>
          </w:rPr>
          <w:t>จำเป็นต้องทำงานร่วมกับระบบดิจิทัลสนับสนุนการบริการของหน่วยงาน ในบางเรื่องอาจจำเป็นต้องเข้าถึงฐานข้อมูลบริการภายใน ด้วยเหตุนี้ จึงควรแบ่งโครงสร้างสถาปัตยกรรมให้ชัดเจน เพื่อแยก</w:t>
        </w:r>
        <w:del w:id="79" w:author="Microsoft Office User" w:date="2022-12-03T17:00:00Z">
          <w:r w:rsidDel="00724215">
            <w:rPr>
              <w:rFonts w:eastAsiaTheme="minorEastAsia" w:hint="cs"/>
              <w:color w:val="000000"/>
              <w:cs/>
              <w:lang w:eastAsia="ja-JP"/>
            </w:rPr>
            <w:delText>ส</w:delText>
          </w:r>
        </w:del>
        <w:r>
          <w:rPr>
            <w:rFonts w:eastAsiaTheme="minorEastAsia" w:hint="cs"/>
            <w:color w:val="000000"/>
            <w:cs/>
            <w:lang w:eastAsia="ja-JP"/>
          </w:rPr>
          <w:t xml:space="preserve">โปรแกรมส่วนที่ต้องการเข้าถึงข้อมูล ออกจากส่วนเชื่อมโยง </w:t>
        </w:r>
        <w:r>
          <w:rPr>
            <w:rFonts w:eastAsiaTheme="minorEastAsia" w:hint="eastAsia"/>
            <w:color w:val="000000"/>
            <w:lang w:eastAsia="ja-JP"/>
          </w:rPr>
          <w:t>A</w:t>
        </w:r>
        <w:r>
          <w:rPr>
            <w:rFonts w:eastAsiaTheme="minorEastAsia"/>
            <w:color w:val="000000"/>
            <w:lang w:eastAsia="ja-JP"/>
          </w:rPr>
          <w:t xml:space="preserve">PI </w:t>
        </w:r>
        <w:r>
          <w:rPr>
            <w:rFonts w:eastAsiaTheme="minorEastAsia" w:hint="cs"/>
            <w:color w:val="000000"/>
            <w:cs/>
            <w:lang w:eastAsia="ja-JP"/>
          </w:rPr>
          <w:t>ดังแสดงในภาพ</w:t>
        </w:r>
      </w:moveTo>
    </w:p>
    <w:moveToRangeEnd w:id="77"/>
    <w:p w14:paraId="4B36FF5D" w14:textId="77777777" w:rsidR="00174ACE" w:rsidRDefault="00174ACE" w:rsidP="00C26B2C">
      <w:pPr>
        <w:shd w:val="clear" w:color="auto" w:fill="FFFFFF"/>
        <w:spacing w:line="228" w:lineRule="auto"/>
        <w:jc w:val="thaiDistribute"/>
        <w:outlineLvl w:val="1"/>
        <w:rPr>
          <w:color w:val="000000"/>
        </w:rPr>
      </w:pPr>
    </w:p>
    <w:sectPr w:rsidR="00174ACE" w:rsidSect="00FD7214">
      <w:footerReference w:type="default" r:id="rId18"/>
      <w:pgSz w:w="11906" w:h="16838" w:code="9"/>
      <w:pgMar w:top="216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A3ADA3" w14:textId="77777777" w:rsidR="006045BE" w:rsidRDefault="006045BE" w:rsidP="00B72412">
      <w:r>
        <w:separator/>
      </w:r>
    </w:p>
  </w:endnote>
  <w:endnote w:type="continuationSeparator" w:id="0">
    <w:p w14:paraId="65432312" w14:textId="77777777" w:rsidR="006045BE" w:rsidRDefault="006045BE" w:rsidP="00B72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H SarabunPSK">
    <w:altName w:val="TH SarabunPSK"/>
    <w:panose1 w:val="020B0500040200020003"/>
    <w:charset w:val="00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panose1 w:val="020B0604020202020204"/>
    <w:charset w:val="DE"/>
    <w:family w:val="swiss"/>
    <w:pitch w:val="variable"/>
    <w:sig w:usb0="A100006F" w:usb1="5000205A" w:usb2="00000000" w:usb3="00000000" w:csb0="00010183" w:csb1="00000000"/>
  </w:font>
  <w:font w:name="JasmineUPC">
    <w:panose1 w:val="02000506000000020003"/>
    <w:charset w:val="00"/>
    <w:family w:val="auto"/>
    <w:pitch w:val="variable"/>
    <w:sig w:usb0="8100002F" w:usb1="5000200A" w:usb2="00000000" w:usb3="00000000" w:csb0="00000001" w:csb1="00000000"/>
  </w:font>
  <w:font w:name="BrowalliaNew">
    <w:altName w:val="Microsoft JhengHei"/>
    <w:panose1 w:val="020B0300020202020204"/>
    <w:charset w:val="88"/>
    <w:family w:val="auto"/>
    <w:notTrueType/>
    <w:pitch w:val="default"/>
    <w:sig w:usb0="00000003" w:usb1="08080000" w:usb2="00000010" w:usb3="00000000" w:csb0="0010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UPC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H Sarabun New Bold">
    <w:altName w:val="TH Sarabun New"/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06E30" w14:textId="77777777" w:rsidR="00FD7214" w:rsidRPr="00E465BD" w:rsidRDefault="00FD7214" w:rsidP="00E465BD">
    <w:pPr>
      <w:pStyle w:val="Footer"/>
      <w:pBdr>
        <w:top w:val="thickThinSmallGap" w:sz="12" w:space="1" w:color="auto"/>
      </w:pBdr>
      <w:tabs>
        <w:tab w:val="right" w:pos="8640"/>
      </w:tabs>
      <w:jc w:val="thaiDistribute"/>
      <w:rPr>
        <w:b/>
        <w:bCs/>
        <w:sz w:val="28"/>
        <w:szCs w:val="28"/>
        <w:lang w:val="en-US"/>
      </w:rPr>
    </w:pPr>
    <w:r>
      <w:rPr>
        <w:noProof/>
      </w:rPr>
      <w:drawing>
        <wp:anchor distT="0" distB="0" distL="114300" distR="114300" simplePos="0" relativeHeight="251666944" behindDoc="0" locked="0" layoutInCell="1" allowOverlap="1" wp14:anchorId="09AFEC00" wp14:editId="3CFD7732">
          <wp:simplePos x="0" y="0"/>
          <wp:positionH relativeFrom="margin">
            <wp:posOffset>3334385</wp:posOffset>
          </wp:positionH>
          <wp:positionV relativeFrom="paragraph">
            <wp:posOffset>-470535</wp:posOffset>
          </wp:positionV>
          <wp:extent cx="2187575" cy="467995"/>
          <wp:effectExtent l="0" t="0" r="0" b="0"/>
          <wp:wrapNone/>
          <wp:docPr id="13" name="Pictur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5102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4679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0016" behindDoc="0" locked="0" layoutInCell="1" allowOverlap="1" wp14:anchorId="62D27FAB" wp14:editId="4078C067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4" name="Picture 2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7968" behindDoc="0" locked="0" layoutInCell="1" allowOverlap="1" wp14:anchorId="7379FDDD" wp14:editId="2A0D0E4F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5" name="Picture 2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7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992" behindDoc="0" locked="0" layoutInCell="1" allowOverlap="1" wp14:anchorId="51EAAC76" wp14:editId="32E71AD0">
          <wp:simplePos x="0" y="0"/>
          <wp:positionH relativeFrom="column">
            <wp:posOffset>241300</wp:posOffset>
          </wp:positionH>
          <wp:positionV relativeFrom="paragraph">
            <wp:posOffset>9283700</wp:posOffset>
          </wp:positionV>
          <wp:extent cx="5502910" cy="1094740"/>
          <wp:effectExtent l="0" t="0" r="0" b="0"/>
          <wp:wrapNone/>
          <wp:docPr id="16" name="Picture 2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6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02910" cy="1094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91C5F">
      <w:rPr>
        <w:rFonts w:hint="cs"/>
        <w:b/>
        <w:bCs/>
        <w:sz w:val="28"/>
        <w:szCs w:val="28"/>
        <w:cs/>
      </w:rPr>
      <w:t xml:space="preserve">บทที่ </w:t>
    </w:r>
    <w:r>
      <w:rPr>
        <w:b/>
        <w:bCs/>
        <w:sz w:val="28"/>
        <w:szCs w:val="28"/>
        <w:lang w:val="en-US"/>
      </w:rPr>
      <w:t>6</w:t>
    </w:r>
    <w:r w:rsidRPr="00691C5F">
      <w:rPr>
        <w:rFonts w:hint="cs"/>
        <w:b/>
        <w:bCs/>
        <w:sz w:val="28"/>
        <w:szCs w:val="28"/>
        <w:cs/>
      </w:rPr>
      <w:t xml:space="preserve"> </w:t>
    </w:r>
    <w:r w:rsidRPr="00F65992">
      <w:rPr>
        <w:b/>
        <w:bCs/>
        <w:sz w:val="28"/>
        <w:szCs w:val="28"/>
        <w:cs/>
        <w:lang w:val="en-US"/>
      </w:rPr>
      <w:t>ความสามารถของระบบงานเพื่อรองรับการเชื่อมโยง</w:t>
    </w:r>
    <w:r>
      <w:rPr>
        <w:rStyle w:val="PageNumber"/>
        <w:sz w:val="28"/>
        <w:szCs w:val="28"/>
        <w:cs/>
      </w:rPr>
      <w:tab/>
    </w:r>
    <w:r w:rsidRPr="00691C5F">
      <w:rPr>
        <w:rStyle w:val="PageNumber"/>
        <w:sz w:val="28"/>
        <w:szCs w:val="28"/>
        <w:cs/>
      </w:rPr>
      <w:tab/>
      <w:t xml:space="preserve">หน้า </w:t>
    </w:r>
    <w:r>
      <w:rPr>
        <w:rStyle w:val="PageNumber"/>
        <w:sz w:val="28"/>
        <w:szCs w:val="28"/>
        <w:lang w:val="en-US"/>
      </w:rPr>
      <w:t>6</w:t>
    </w:r>
    <w:r w:rsidRPr="00691C5F">
      <w:rPr>
        <w:rStyle w:val="PageNumber"/>
        <w:sz w:val="28"/>
        <w:szCs w:val="28"/>
        <w:cs/>
      </w:rPr>
      <w:t>-</w:t>
    </w:r>
    <w:r w:rsidRPr="00691C5F">
      <w:rPr>
        <w:rStyle w:val="PageNumber"/>
        <w:sz w:val="28"/>
        <w:szCs w:val="28"/>
      </w:rPr>
      <w:fldChar w:fldCharType="begin"/>
    </w:r>
    <w:r w:rsidRPr="00691C5F">
      <w:rPr>
        <w:rStyle w:val="PageNumber"/>
        <w:sz w:val="28"/>
        <w:szCs w:val="28"/>
      </w:rPr>
      <w:instrText xml:space="preserve"> PAGE </w:instrText>
    </w:r>
    <w:r w:rsidRPr="00691C5F">
      <w:rPr>
        <w:rStyle w:val="PageNumber"/>
        <w:sz w:val="28"/>
        <w:szCs w:val="28"/>
      </w:rPr>
      <w:fldChar w:fldCharType="separate"/>
    </w:r>
    <w:r w:rsidRPr="00691C5F">
      <w:rPr>
        <w:rStyle w:val="PageNumber"/>
        <w:sz w:val="28"/>
        <w:szCs w:val="28"/>
      </w:rPr>
      <w:t>1</w:t>
    </w:r>
    <w:r w:rsidRPr="00691C5F">
      <w:rPr>
        <w:rStyle w:val="PageNumber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996F6" w14:textId="77777777" w:rsidR="006045BE" w:rsidRDefault="006045BE" w:rsidP="00B72412">
      <w:r>
        <w:separator/>
      </w:r>
    </w:p>
  </w:footnote>
  <w:footnote w:type="continuationSeparator" w:id="0">
    <w:p w14:paraId="5F1303ED" w14:textId="77777777" w:rsidR="006045BE" w:rsidRDefault="006045BE" w:rsidP="00B724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7C2"/>
    <w:multiLevelType w:val="hybridMultilevel"/>
    <w:tmpl w:val="51DCBFB8"/>
    <w:lvl w:ilvl="0" w:tplc="6AA251A0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30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4" w:hanging="360"/>
      </w:pPr>
      <w:rPr>
        <w:rFonts w:ascii="Wingdings" w:hAnsi="Wingdings" w:hint="default"/>
      </w:rPr>
    </w:lvl>
  </w:abstractNum>
  <w:abstractNum w:abstractNumId="1" w15:restartNumberingAfterBreak="0">
    <w:nsid w:val="01FF3EAF"/>
    <w:multiLevelType w:val="multilevel"/>
    <w:tmpl w:val="464AE2DA"/>
    <w:styleLink w:val="CurrentList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9F1754"/>
    <w:multiLevelType w:val="hybridMultilevel"/>
    <w:tmpl w:val="F0EC3C96"/>
    <w:lvl w:ilvl="0" w:tplc="A7F63D5A">
      <w:start w:val="1"/>
      <w:numFmt w:val="bullet"/>
      <w:pStyle w:val="Bullet"/>
      <w:lvlText w:val=""/>
      <w:lvlJc w:val="left"/>
      <w:pPr>
        <w:ind w:left="322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132BC"/>
    <w:multiLevelType w:val="hybridMultilevel"/>
    <w:tmpl w:val="1B26DA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75AB1"/>
    <w:multiLevelType w:val="multilevel"/>
    <w:tmpl w:val="6CD00022"/>
    <w:lvl w:ilvl="0">
      <w:start w:val="1"/>
      <w:numFmt w:val="decimal"/>
      <w:pStyle w:val="BulletSubNum"/>
      <w:lvlText w:val="%1."/>
      <w:lvlJc w:val="left"/>
      <w:pPr>
        <w:tabs>
          <w:tab w:val="num" w:pos="1110"/>
        </w:tabs>
        <w:ind w:left="1110" w:hanging="390"/>
      </w:pPr>
      <w:rPr>
        <w:rFonts w:cs="Times New Roman" w:hint="default"/>
      </w:rPr>
    </w:lvl>
    <w:lvl w:ilvl="1">
      <w:start w:val="3"/>
      <w:numFmt w:val="decimal"/>
      <w:isLgl/>
      <w:lvlText w:val="%1.%2"/>
      <w:lvlJc w:val="left"/>
      <w:pPr>
        <w:tabs>
          <w:tab w:val="num" w:pos="1778"/>
        </w:tabs>
        <w:ind w:left="1778" w:hanging="36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36"/>
        </w:tabs>
        <w:ind w:left="2836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34"/>
        </w:tabs>
        <w:ind w:left="353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592"/>
        </w:tabs>
        <w:ind w:left="4592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290"/>
        </w:tabs>
        <w:ind w:left="5290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48"/>
        </w:tabs>
        <w:ind w:left="634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046"/>
        </w:tabs>
        <w:ind w:left="7046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7744"/>
        </w:tabs>
        <w:ind w:left="7744" w:hanging="1440"/>
      </w:pPr>
      <w:rPr>
        <w:rFonts w:cs="Times New Roman" w:hint="default"/>
      </w:rPr>
    </w:lvl>
  </w:abstractNum>
  <w:abstractNum w:abstractNumId="5" w15:restartNumberingAfterBreak="0">
    <w:nsid w:val="12AE5E88"/>
    <w:multiLevelType w:val="hybridMultilevel"/>
    <w:tmpl w:val="C1160BE0"/>
    <w:lvl w:ilvl="0" w:tplc="04090011">
      <w:start w:val="1"/>
      <w:numFmt w:val="decimal"/>
      <w:lvlText w:val="%1)"/>
      <w:lvlJc w:val="left"/>
      <w:pPr>
        <w:ind w:left="3272" w:hanging="360"/>
      </w:pPr>
    </w:lvl>
    <w:lvl w:ilvl="1" w:tplc="04090001">
      <w:start w:val="1"/>
      <w:numFmt w:val="bullet"/>
      <w:lvlText w:val=""/>
      <w:lvlJc w:val="left"/>
      <w:pPr>
        <w:ind w:left="3992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6" w15:restartNumberingAfterBreak="0">
    <w:nsid w:val="15576719"/>
    <w:multiLevelType w:val="multilevel"/>
    <w:tmpl w:val="ECFADD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5B15540"/>
    <w:multiLevelType w:val="hybridMultilevel"/>
    <w:tmpl w:val="D774189E"/>
    <w:lvl w:ilvl="0" w:tplc="04090011">
      <w:start w:val="1"/>
      <w:numFmt w:val="decimal"/>
      <w:lvlText w:val="%1)"/>
      <w:lvlJc w:val="left"/>
      <w:pPr>
        <w:ind w:left="2053" w:hanging="360"/>
      </w:pPr>
      <w:rPr>
        <w:rFonts w:hint="default"/>
        <w:sz w:val="32"/>
        <w:szCs w:val="36"/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773" w:hanging="360"/>
      </w:pPr>
    </w:lvl>
    <w:lvl w:ilvl="2" w:tplc="FFFFFFFF" w:tentative="1">
      <w:start w:val="1"/>
      <w:numFmt w:val="lowerRoman"/>
      <w:lvlText w:val="%3."/>
      <w:lvlJc w:val="right"/>
      <w:pPr>
        <w:ind w:left="3493" w:hanging="180"/>
      </w:pPr>
    </w:lvl>
    <w:lvl w:ilvl="3" w:tplc="FFFFFFFF" w:tentative="1">
      <w:start w:val="1"/>
      <w:numFmt w:val="decimal"/>
      <w:lvlText w:val="%4."/>
      <w:lvlJc w:val="left"/>
      <w:pPr>
        <w:ind w:left="4213" w:hanging="360"/>
      </w:pPr>
    </w:lvl>
    <w:lvl w:ilvl="4" w:tplc="FFFFFFFF" w:tentative="1">
      <w:start w:val="1"/>
      <w:numFmt w:val="lowerLetter"/>
      <w:lvlText w:val="%5."/>
      <w:lvlJc w:val="left"/>
      <w:pPr>
        <w:ind w:left="4933" w:hanging="360"/>
      </w:pPr>
    </w:lvl>
    <w:lvl w:ilvl="5" w:tplc="FFFFFFFF" w:tentative="1">
      <w:start w:val="1"/>
      <w:numFmt w:val="lowerRoman"/>
      <w:lvlText w:val="%6."/>
      <w:lvlJc w:val="right"/>
      <w:pPr>
        <w:ind w:left="5653" w:hanging="180"/>
      </w:pPr>
    </w:lvl>
    <w:lvl w:ilvl="6" w:tplc="FFFFFFFF" w:tentative="1">
      <w:start w:val="1"/>
      <w:numFmt w:val="decimal"/>
      <w:lvlText w:val="%7."/>
      <w:lvlJc w:val="left"/>
      <w:pPr>
        <w:ind w:left="6373" w:hanging="360"/>
      </w:pPr>
    </w:lvl>
    <w:lvl w:ilvl="7" w:tplc="FFFFFFFF" w:tentative="1">
      <w:start w:val="1"/>
      <w:numFmt w:val="lowerLetter"/>
      <w:lvlText w:val="%8."/>
      <w:lvlJc w:val="left"/>
      <w:pPr>
        <w:ind w:left="7093" w:hanging="360"/>
      </w:pPr>
    </w:lvl>
    <w:lvl w:ilvl="8" w:tplc="FFFFFFFF" w:tentative="1">
      <w:start w:val="1"/>
      <w:numFmt w:val="lowerRoman"/>
      <w:lvlText w:val="%9."/>
      <w:lvlJc w:val="right"/>
      <w:pPr>
        <w:ind w:left="7813" w:hanging="180"/>
      </w:pPr>
    </w:lvl>
  </w:abstractNum>
  <w:abstractNum w:abstractNumId="8" w15:restartNumberingAfterBreak="0">
    <w:nsid w:val="18E25CE1"/>
    <w:multiLevelType w:val="hybridMultilevel"/>
    <w:tmpl w:val="E5824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E1D698D"/>
    <w:multiLevelType w:val="hybridMultilevel"/>
    <w:tmpl w:val="DE4A5B80"/>
    <w:lvl w:ilvl="0" w:tplc="8A1A6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EC7552"/>
    <w:multiLevelType w:val="multilevel"/>
    <w:tmpl w:val="62525330"/>
    <w:lvl w:ilvl="0">
      <w:start w:val="1"/>
      <w:numFmt w:val="bullet"/>
      <w:pStyle w:val="a"/>
      <w:lvlText w:val=""/>
      <w:lvlJc w:val="left"/>
      <w:pPr>
        <w:tabs>
          <w:tab w:val="num" w:pos="1267"/>
        </w:tabs>
        <w:ind w:left="1267" w:hanging="547"/>
      </w:pPr>
      <w:rPr>
        <w:rFonts w:ascii="Wingdings" w:hAnsi="Wingdings" w:hint="default"/>
      </w:rPr>
    </w:lvl>
    <w:lvl w:ilvl="1">
      <w:start w:val="1"/>
      <w:numFmt w:val="decimal"/>
      <w:pStyle w:val="a0"/>
      <w:lvlText w:val="%2"/>
      <w:lvlJc w:val="left"/>
      <w:pPr>
        <w:tabs>
          <w:tab w:val="num" w:pos="1627"/>
        </w:tabs>
        <w:ind w:left="1620" w:hanging="353"/>
      </w:pPr>
      <w:rPr>
        <w:rFonts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3FF32FB"/>
    <w:multiLevelType w:val="multilevel"/>
    <w:tmpl w:val="6BC036EE"/>
    <w:styleLink w:val="CurrentList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6D5DB8"/>
    <w:multiLevelType w:val="hybridMultilevel"/>
    <w:tmpl w:val="D312EF76"/>
    <w:lvl w:ilvl="0" w:tplc="CF36E300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  <w:sz w:val="28"/>
        <w:szCs w:val="28"/>
      </w:rPr>
    </w:lvl>
    <w:lvl w:ilvl="1" w:tplc="02FAB12C">
      <w:start w:val="1"/>
      <w:numFmt w:val="decimal"/>
      <w:lvlText w:val="(%2)"/>
      <w:lvlJc w:val="left"/>
      <w:pPr>
        <w:ind w:left="3992" w:hanging="360"/>
      </w:pPr>
      <w:rPr>
        <w:rFonts w:hint="default"/>
        <w:b w:val="0"/>
        <w:bCs/>
        <w:sz w:val="32"/>
        <w:szCs w:val="40"/>
      </w:rPr>
    </w:lvl>
    <w:lvl w:ilvl="2" w:tplc="04090005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3" w15:restartNumberingAfterBreak="0">
    <w:nsid w:val="2A88704C"/>
    <w:multiLevelType w:val="hybridMultilevel"/>
    <w:tmpl w:val="BBB8F72C"/>
    <w:lvl w:ilvl="0" w:tplc="DEA895BA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AF11571"/>
    <w:multiLevelType w:val="multilevel"/>
    <w:tmpl w:val="99862BA8"/>
    <w:styleLink w:val="CurrentList6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C590C34"/>
    <w:multiLevelType w:val="multilevel"/>
    <w:tmpl w:val="9ED8497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3296222"/>
    <w:multiLevelType w:val="multilevel"/>
    <w:tmpl w:val="219819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999569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DA34AC6"/>
    <w:multiLevelType w:val="multilevel"/>
    <w:tmpl w:val="9EC43F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42BB3CE4"/>
    <w:multiLevelType w:val="hybridMultilevel"/>
    <w:tmpl w:val="3E20DE20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4" w:hanging="360"/>
      </w:pPr>
    </w:lvl>
    <w:lvl w:ilvl="2" w:tplc="0409001B" w:tentative="1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0" w15:restartNumberingAfterBreak="0">
    <w:nsid w:val="42F86B95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30132E9"/>
    <w:multiLevelType w:val="hybridMultilevel"/>
    <w:tmpl w:val="8B18AA2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8454D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FA6A15"/>
    <w:multiLevelType w:val="multilevel"/>
    <w:tmpl w:val="A2C039AA"/>
    <w:styleLink w:val="CurrentList5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3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B722480"/>
    <w:multiLevelType w:val="hybridMultilevel"/>
    <w:tmpl w:val="1D70AFD6"/>
    <w:lvl w:ilvl="0" w:tplc="04090001">
      <w:start w:val="1"/>
      <w:numFmt w:val="bullet"/>
      <w:pStyle w:val="BullettypeIAfter3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0702215"/>
    <w:multiLevelType w:val="multilevel"/>
    <w:tmpl w:val="7CFC34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6681E8B"/>
    <w:multiLevelType w:val="hybridMultilevel"/>
    <w:tmpl w:val="FCF02808"/>
    <w:lvl w:ilvl="0" w:tplc="9B4AEA2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234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064" w:hanging="180"/>
      </w:pPr>
    </w:lvl>
    <w:lvl w:ilvl="3" w:tplc="0409000F" w:tentative="1">
      <w:start w:val="1"/>
      <w:numFmt w:val="decimal"/>
      <w:lvlText w:val="%4."/>
      <w:lvlJc w:val="left"/>
      <w:pPr>
        <w:ind w:left="3784" w:hanging="360"/>
      </w:p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27" w15:restartNumberingAfterBreak="0">
    <w:nsid w:val="578E337C"/>
    <w:multiLevelType w:val="multilevel"/>
    <w:tmpl w:val="6BC036EE"/>
    <w:styleLink w:val="CurrentList3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AB350F3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B4774A9"/>
    <w:multiLevelType w:val="hybridMultilevel"/>
    <w:tmpl w:val="A74A5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C921E01"/>
    <w:multiLevelType w:val="multilevel"/>
    <w:tmpl w:val="F0D6D72A"/>
    <w:styleLink w:val="CurrentList1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11F3025"/>
    <w:multiLevelType w:val="multilevel"/>
    <w:tmpl w:val="99862BA8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none"/>
      <w:lvlText w:val="3.1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  <w:lang w:val="en-US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4705B2B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3" w15:restartNumberingAfterBreak="0">
    <w:nsid w:val="6BE62C7A"/>
    <w:multiLevelType w:val="hybridMultilevel"/>
    <w:tmpl w:val="88A45B76"/>
    <w:lvl w:ilvl="0" w:tplc="15F233EE">
      <w:start w:val="6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9A7134"/>
    <w:multiLevelType w:val="hybridMultilevel"/>
    <w:tmpl w:val="500AFA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5BB478A"/>
    <w:multiLevelType w:val="multilevel"/>
    <w:tmpl w:val="80A0DA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67" w:hanging="360"/>
      </w:pPr>
      <w:rPr>
        <w:rFonts w:hint="default"/>
      </w:rPr>
    </w:lvl>
    <w:lvl w:ilvl="2">
      <w:start w:val="4"/>
      <w:numFmt w:val="decimal"/>
      <w:lvlText w:val="(4.4.%3)"/>
      <w:lvlJc w:val="left"/>
      <w:pPr>
        <w:ind w:left="2250" w:hanging="720"/>
      </w:pPr>
      <w:rPr>
        <w:rFonts w:hint="default"/>
        <w:color w:val="000000"/>
      </w:rPr>
    </w:lvl>
    <w:lvl w:ilvl="3">
      <w:start w:val="1"/>
      <w:numFmt w:val="decimal"/>
      <w:lvlText w:val="(%4)"/>
      <w:lvlJc w:val="left"/>
      <w:pPr>
        <w:ind w:left="3441" w:hanging="720"/>
      </w:pPr>
      <w:rPr>
        <w:rFonts w:hint="default"/>
        <w:lang w:bidi="th-TH"/>
      </w:rPr>
    </w:lvl>
    <w:lvl w:ilvl="4">
      <w:start w:val="1"/>
      <w:numFmt w:val="decimal"/>
      <w:lvlText w:val="%1.%2.%3.%4.%5"/>
      <w:lvlJc w:val="left"/>
      <w:pPr>
        <w:ind w:left="47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56" w:hanging="1800"/>
      </w:pPr>
      <w:rPr>
        <w:rFonts w:hint="default"/>
      </w:rPr>
    </w:lvl>
  </w:abstractNum>
  <w:abstractNum w:abstractNumId="36" w15:restartNumberingAfterBreak="0">
    <w:nsid w:val="788F5D3A"/>
    <w:multiLevelType w:val="multilevel"/>
    <w:tmpl w:val="88CA37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8A05B6F"/>
    <w:multiLevelType w:val="multilevel"/>
    <w:tmpl w:val="DD04890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7AB118FA"/>
    <w:multiLevelType w:val="multilevel"/>
    <w:tmpl w:val="056AF2AE"/>
    <w:lvl w:ilvl="0">
      <w:start w:val="1"/>
      <w:numFmt w:val="decimal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825"/>
        </w:tabs>
        <w:ind w:left="825" w:hanging="585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840"/>
        </w:tabs>
        <w:ind w:left="840" w:hanging="360"/>
      </w:pPr>
      <w:rPr>
        <w:rFonts w:ascii="TH SarabunPSK" w:hAnsi="TH SarabunPSK" w:cs="TH SarabunPSK" w:hint="default"/>
        <w:b w:val="0"/>
        <w:bCs w:val="0"/>
        <w:i w:val="0"/>
        <w:iCs w:val="0"/>
        <w:sz w:val="32"/>
        <w:szCs w:val="32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280"/>
        </w:tabs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360"/>
        </w:tabs>
        <w:ind w:left="3360" w:hanging="1440"/>
      </w:pPr>
      <w:rPr>
        <w:rFonts w:hint="default"/>
      </w:rPr>
    </w:lvl>
  </w:abstractNum>
  <w:abstractNum w:abstractNumId="39" w15:restartNumberingAfterBreak="0">
    <w:nsid w:val="7AC476B8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7BE67B67"/>
    <w:multiLevelType w:val="multilevel"/>
    <w:tmpl w:val="8D9069DC"/>
    <w:lvl w:ilvl="0">
      <w:start w:val="1"/>
      <w:numFmt w:val="decimal"/>
      <w:lvlText w:val="%1.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1800" w:hanging="1800"/>
      </w:pPr>
      <w:rPr>
        <w:rFonts w:hint="default"/>
      </w:rPr>
    </w:lvl>
  </w:abstractNum>
  <w:num w:numId="1" w16cid:durableId="1259631577">
    <w:abstractNumId w:val="4"/>
    <w:lvlOverride w:ilvl="0">
      <w:startOverride w:val="1"/>
    </w:lvlOverride>
  </w:num>
  <w:num w:numId="2" w16cid:durableId="413864291">
    <w:abstractNumId w:val="10"/>
  </w:num>
  <w:num w:numId="3" w16cid:durableId="1110667188">
    <w:abstractNumId w:val="24"/>
  </w:num>
  <w:num w:numId="4" w16cid:durableId="172378624">
    <w:abstractNumId w:val="2"/>
  </w:num>
  <w:num w:numId="5" w16cid:durableId="398551492">
    <w:abstractNumId w:val="12"/>
  </w:num>
  <w:num w:numId="6" w16cid:durableId="1436484798">
    <w:abstractNumId w:val="5"/>
  </w:num>
  <w:num w:numId="7" w16cid:durableId="427427211">
    <w:abstractNumId w:val="13"/>
  </w:num>
  <w:num w:numId="8" w16cid:durableId="835072895">
    <w:abstractNumId w:val="7"/>
  </w:num>
  <w:num w:numId="9" w16cid:durableId="78723640">
    <w:abstractNumId w:val="35"/>
  </w:num>
  <w:num w:numId="10" w16cid:durableId="142622887">
    <w:abstractNumId w:val="32"/>
  </w:num>
  <w:num w:numId="11" w16cid:durableId="98331202">
    <w:abstractNumId w:val="19"/>
  </w:num>
  <w:num w:numId="12" w16cid:durableId="931932715">
    <w:abstractNumId w:val="0"/>
  </w:num>
  <w:num w:numId="13" w16cid:durableId="1647969706">
    <w:abstractNumId w:val="26"/>
  </w:num>
  <w:num w:numId="14" w16cid:durableId="160050725">
    <w:abstractNumId w:val="31"/>
  </w:num>
  <w:num w:numId="15" w16cid:durableId="1874338707">
    <w:abstractNumId w:val="30"/>
  </w:num>
  <w:num w:numId="16" w16cid:durableId="1873106714">
    <w:abstractNumId w:val="11"/>
  </w:num>
  <w:num w:numId="17" w16cid:durableId="1499885751">
    <w:abstractNumId w:val="27"/>
  </w:num>
  <w:num w:numId="18" w16cid:durableId="1744454012">
    <w:abstractNumId w:val="1"/>
  </w:num>
  <w:num w:numId="19" w16cid:durableId="111293491">
    <w:abstractNumId w:val="23"/>
  </w:num>
  <w:num w:numId="20" w16cid:durableId="1022583898">
    <w:abstractNumId w:val="14"/>
  </w:num>
  <w:num w:numId="21" w16cid:durableId="2007433473">
    <w:abstractNumId w:val="38"/>
  </w:num>
  <w:num w:numId="22" w16cid:durableId="785080935">
    <w:abstractNumId w:val="33"/>
  </w:num>
  <w:num w:numId="23" w16cid:durableId="1473521722">
    <w:abstractNumId w:val="28"/>
  </w:num>
  <w:num w:numId="24" w16cid:durableId="146174387">
    <w:abstractNumId w:val="20"/>
  </w:num>
  <w:num w:numId="25" w16cid:durableId="1094396191">
    <w:abstractNumId w:val="39"/>
  </w:num>
  <w:num w:numId="26" w16cid:durableId="564992653">
    <w:abstractNumId w:val="17"/>
  </w:num>
  <w:num w:numId="27" w16cid:durableId="1974362825">
    <w:abstractNumId w:val="40"/>
  </w:num>
  <w:num w:numId="28" w16cid:durableId="2098987325">
    <w:abstractNumId w:val="25"/>
  </w:num>
  <w:num w:numId="29" w16cid:durableId="1963001934">
    <w:abstractNumId w:val="6"/>
  </w:num>
  <w:num w:numId="30" w16cid:durableId="1467550726">
    <w:abstractNumId w:val="3"/>
  </w:num>
  <w:num w:numId="31" w16cid:durableId="1903826356">
    <w:abstractNumId w:val="8"/>
  </w:num>
  <w:num w:numId="32" w16cid:durableId="1443261611">
    <w:abstractNumId w:val="29"/>
  </w:num>
  <w:num w:numId="33" w16cid:durableId="1965230746">
    <w:abstractNumId w:val="22"/>
  </w:num>
  <w:num w:numId="34" w16cid:durableId="1411391324">
    <w:abstractNumId w:val="36"/>
  </w:num>
  <w:num w:numId="35" w16cid:durableId="233666473">
    <w:abstractNumId w:val="34"/>
  </w:num>
  <w:num w:numId="36" w16cid:durableId="504827312">
    <w:abstractNumId w:val="21"/>
  </w:num>
  <w:num w:numId="37" w16cid:durableId="1607686888">
    <w:abstractNumId w:val="18"/>
  </w:num>
  <w:num w:numId="38" w16cid:durableId="923612308">
    <w:abstractNumId w:val="37"/>
  </w:num>
  <w:num w:numId="39" w16cid:durableId="841971054">
    <w:abstractNumId w:val="16"/>
  </w:num>
  <w:num w:numId="40" w16cid:durableId="681902371">
    <w:abstractNumId w:val="15"/>
  </w:num>
  <w:num w:numId="41" w16cid:durableId="1576475507">
    <w:abstractNumId w:val="9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oNotTrackMoves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AFE"/>
    <w:rsid w:val="00003A1F"/>
    <w:rsid w:val="000044E2"/>
    <w:rsid w:val="00013D72"/>
    <w:rsid w:val="00016225"/>
    <w:rsid w:val="0001702C"/>
    <w:rsid w:val="00020533"/>
    <w:rsid w:val="00023303"/>
    <w:rsid w:val="000239E8"/>
    <w:rsid w:val="0002476E"/>
    <w:rsid w:val="00024AF2"/>
    <w:rsid w:val="00024DA9"/>
    <w:rsid w:val="000264E1"/>
    <w:rsid w:val="00027297"/>
    <w:rsid w:val="00031C4E"/>
    <w:rsid w:val="00033D03"/>
    <w:rsid w:val="00034D6A"/>
    <w:rsid w:val="000401E1"/>
    <w:rsid w:val="0004064E"/>
    <w:rsid w:val="00041A28"/>
    <w:rsid w:val="00043526"/>
    <w:rsid w:val="00044BFE"/>
    <w:rsid w:val="00044D61"/>
    <w:rsid w:val="00045821"/>
    <w:rsid w:val="00050BA2"/>
    <w:rsid w:val="000528A5"/>
    <w:rsid w:val="000543BA"/>
    <w:rsid w:val="00054CC6"/>
    <w:rsid w:val="00054DF8"/>
    <w:rsid w:val="00055160"/>
    <w:rsid w:val="00055554"/>
    <w:rsid w:val="00055F18"/>
    <w:rsid w:val="00055FA6"/>
    <w:rsid w:val="000564C9"/>
    <w:rsid w:val="00060604"/>
    <w:rsid w:val="00061307"/>
    <w:rsid w:val="00061355"/>
    <w:rsid w:val="00064A40"/>
    <w:rsid w:val="0006742F"/>
    <w:rsid w:val="000718FA"/>
    <w:rsid w:val="0007196F"/>
    <w:rsid w:val="00071B6D"/>
    <w:rsid w:val="00074622"/>
    <w:rsid w:val="00074A14"/>
    <w:rsid w:val="00074A34"/>
    <w:rsid w:val="00075739"/>
    <w:rsid w:val="00076B12"/>
    <w:rsid w:val="00077961"/>
    <w:rsid w:val="00077C9D"/>
    <w:rsid w:val="00080C66"/>
    <w:rsid w:val="00080DAE"/>
    <w:rsid w:val="00085988"/>
    <w:rsid w:val="00085F71"/>
    <w:rsid w:val="0008605D"/>
    <w:rsid w:val="00087F0E"/>
    <w:rsid w:val="00090EA8"/>
    <w:rsid w:val="000920FA"/>
    <w:rsid w:val="00093AED"/>
    <w:rsid w:val="000944F1"/>
    <w:rsid w:val="000A26C9"/>
    <w:rsid w:val="000A3A39"/>
    <w:rsid w:val="000A3EEA"/>
    <w:rsid w:val="000A534C"/>
    <w:rsid w:val="000A5EC5"/>
    <w:rsid w:val="000A6469"/>
    <w:rsid w:val="000A6BD1"/>
    <w:rsid w:val="000A6F87"/>
    <w:rsid w:val="000A7AF8"/>
    <w:rsid w:val="000B6360"/>
    <w:rsid w:val="000B7A34"/>
    <w:rsid w:val="000C00DA"/>
    <w:rsid w:val="000C15A4"/>
    <w:rsid w:val="000C1B5C"/>
    <w:rsid w:val="000C33CA"/>
    <w:rsid w:val="000C3F4B"/>
    <w:rsid w:val="000C4ABF"/>
    <w:rsid w:val="000C7998"/>
    <w:rsid w:val="000D0126"/>
    <w:rsid w:val="000D1BBD"/>
    <w:rsid w:val="000D6B03"/>
    <w:rsid w:val="000D6D11"/>
    <w:rsid w:val="000E0678"/>
    <w:rsid w:val="000E28F6"/>
    <w:rsid w:val="000E47D9"/>
    <w:rsid w:val="000E4AA3"/>
    <w:rsid w:val="000E4C78"/>
    <w:rsid w:val="000E4F2B"/>
    <w:rsid w:val="000F1346"/>
    <w:rsid w:val="000F1685"/>
    <w:rsid w:val="000F1877"/>
    <w:rsid w:val="000F203E"/>
    <w:rsid w:val="000F3058"/>
    <w:rsid w:val="000F52C9"/>
    <w:rsid w:val="000F54AA"/>
    <w:rsid w:val="000F58A0"/>
    <w:rsid w:val="000F5991"/>
    <w:rsid w:val="000F6FB6"/>
    <w:rsid w:val="001007F4"/>
    <w:rsid w:val="00101C79"/>
    <w:rsid w:val="0010344F"/>
    <w:rsid w:val="001038EE"/>
    <w:rsid w:val="00106938"/>
    <w:rsid w:val="001104A4"/>
    <w:rsid w:val="00110D9A"/>
    <w:rsid w:val="001110B7"/>
    <w:rsid w:val="00111734"/>
    <w:rsid w:val="00111C26"/>
    <w:rsid w:val="00112E43"/>
    <w:rsid w:val="0011439D"/>
    <w:rsid w:val="00115EDA"/>
    <w:rsid w:val="001172C3"/>
    <w:rsid w:val="001227CA"/>
    <w:rsid w:val="00123103"/>
    <w:rsid w:val="00125CC1"/>
    <w:rsid w:val="00125E0B"/>
    <w:rsid w:val="001265A0"/>
    <w:rsid w:val="0012687C"/>
    <w:rsid w:val="00127218"/>
    <w:rsid w:val="00132958"/>
    <w:rsid w:val="00132C35"/>
    <w:rsid w:val="00133183"/>
    <w:rsid w:val="00133C89"/>
    <w:rsid w:val="00134066"/>
    <w:rsid w:val="00136794"/>
    <w:rsid w:val="001377D6"/>
    <w:rsid w:val="00140A1C"/>
    <w:rsid w:val="00140CB1"/>
    <w:rsid w:val="00143D56"/>
    <w:rsid w:val="001455DE"/>
    <w:rsid w:val="00146D46"/>
    <w:rsid w:val="001503BA"/>
    <w:rsid w:val="00150441"/>
    <w:rsid w:val="0015064C"/>
    <w:rsid w:val="001514EB"/>
    <w:rsid w:val="0015273E"/>
    <w:rsid w:val="001532FB"/>
    <w:rsid w:val="00154E60"/>
    <w:rsid w:val="00154FB3"/>
    <w:rsid w:val="00155635"/>
    <w:rsid w:val="00155C50"/>
    <w:rsid w:val="00156645"/>
    <w:rsid w:val="00160955"/>
    <w:rsid w:val="00162206"/>
    <w:rsid w:val="00163717"/>
    <w:rsid w:val="001665C6"/>
    <w:rsid w:val="00166B2A"/>
    <w:rsid w:val="001717F2"/>
    <w:rsid w:val="001719FA"/>
    <w:rsid w:val="001724A9"/>
    <w:rsid w:val="00172E8A"/>
    <w:rsid w:val="00173678"/>
    <w:rsid w:val="00173A2C"/>
    <w:rsid w:val="00174ACE"/>
    <w:rsid w:val="00174F4F"/>
    <w:rsid w:val="00181876"/>
    <w:rsid w:val="00181A86"/>
    <w:rsid w:val="00182BF4"/>
    <w:rsid w:val="00184150"/>
    <w:rsid w:val="00184959"/>
    <w:rsid w:val="00185557"/>
    <w:rsid w:val="001858F8"/>
    <w:rsid w:val="00191B97"/>
    <w:rsid w:val="0019208F"/>
    <w:rsid w:val="00193AC1"/>
    <w:rsid w:val="001942E4"/>
    <w:rsid w:val="00194F69"/>
    <w:rsid w:val="00195F73"/>
    <w:rsid w:val="0019766E"/>
    <w:rsid w:val="001A1D08"/>
    <w:rsid w:val="001A3331"/>
    <w:rsid w:val="001A39E5"/>
    <w:rsid w:val="001A3B17"/>
    <w:rsid w:val="001A4F9B"/>
    <w:rsid w:val="001A563E"/>
    <w:rsid w:val="001A7FF6"/>
    <w:rsid w:val="001B16D6"/>
    <w:rsid w:val="001B1BB2"/>
    <w:rsid w:val="001B48FC"/>
    <w:rsid w:val="001B5FDE"/>
    <w:rsid w:val="001B7177"/>
    <w:rsid w:val="001C074A"/>
    <w:rsid w:val="001C10F8"/>
    <w:rsid w:val="001C3AD1"/>
    <w:rsid w:val="001C4DBB"/>
    <w:rsid w:val="001C6748"/>
    <w:rsid w:val="001C6C13"/>
    <w:rsid w:val="001D1D73"/>
    <w:rsid w:val="001D5A8C"/>
    <w:rsid w:val="001D61DD"/>
    <w:rsid w:val="001E0E4C"/>
    <w:rsid w:val="001E343A"/>
    <w:rsid w:val="001E437A"/>
    <w:rsid w:val="001E55DA"/>
    <w:rsid w:val="001F02E2"/>
    <w:rsid w:val="001F093A"/>
    <w:rsid w:val="001F25F8"/>
    <w:rsid w:val="001F2B37"/>
    <w:rsid w:val="001F3083"/>
    <w:rsid w:val="001F44C9"/>
    <w:rsid w:val="001F4880"/>
    <w:rsid w:val="001F49DC"/>
    <w:rsid w:val="001F5D24"/>
    <w:rsid w:val="001F7729"/>
    <w:rsid w:val="001F7C02"/>
    <w:rsid w:val="001F7EE0"/>
    <w:rsid w:val="001F7FF8"/>
    <w:rsid w:val="002014D1"/>
    <w:rsid w:val="00201C4D"/>
    <w:rsid w:val="00201F66"/>
    <w:rsid w:val="00202B49"/>
    <w:rsid w:val="00203100"/>
    <w:rsid w:val="00204774"/>
    <w:rsid w:val="00207B14"/>
    <w:rsid w:val="00211B0E"/>
    <w:rsid w:val="00212819"/>
    <w:rsid w:val="00213319"/>
    <w:rsid w:val="00214D67"/>
    <w:rsid w:val="00215E39"/>
    <w:rsid w:val="00215F8E"/>
    <w:rsid w:val="00216E00"/>
    <w:rsid w:val="00216EEE"/>
    <w:rsid w:val="00217F6C"/>
    <w:rsid w:val="00223310"/>
    <w:rsid w:val="002245DC"/>
    <w:rsid w:val="00227AD8"/>
    <w:rsid w:val="00230112"/>
    <w:rsid w:val="002309EF"/>
    <w:rsid w:val="00231C0A"/>
    <w:rsid w:val="0023421E"/>
    <w:rsid w:val="00236A75"/>
    <w:rsid w:val="00237896"/>
    <w:rsid w:val="00241E22"/>
    <w:rsid w:val="0024240F"/>
    <w:rsid w:val="00242812"/>
    <w:rsid w:val="00246339"/>
    <w:rsid w:val="00247FCF"/>
    <w:rsid w:val="002521ED"/>
    <w:rsid w:val="00252928"/>
    <w:rsid w:val="00253914"/>
    <w:rsid w:val="0025492C"/>
    <w:rsid w:val="00256610"/>
    <w:rsid w:val="00257F8A"/>
    <w:rsid w:val="002622C5"/>
    <w:rsid w:val="002623F1"/>
    <w:rsid w:val="00262B08"/>
    <w:rsid w:val="00263614"/>
    <w:rsid w:val="00263FAE"/>
    <w:rsid w:val="00265D8B"/>
    <w:rsid w:val="00267706"/>
    <w:rsid w:val="00270D95"/>
    <w:rsid w:val="00272F0E"/>
    <w:rsid w:val="00272F52"/>
    <w:rsid w:val="002730C0"/>
    <w:rsid w:val="0027400F"/>
    <w:rsid w:val="002764E6"/>
    <w:rsid w:val="00276740"/>
    <w:rsid w:val="00276F4D"/>
    <w:rsid w:val="0027746D"/>
    <w:rsid w:val="00277D46"/>
    <w:rsid w:val="0028187C"/>
    <w:rsid w:val="002843F1"/>
    <w:rsid w:val="00284D5E"/>
    <w:rsid w:val="0028530E"/>
    <w:rsid w:val="002855EB"/>
    <w:rsid w:val="00291413"/>
    <w:rsid w:val="00291FC6"/>
    <w:rsid w:val="00292DEF"/>
    <w:rsid w:val="002932EA"/>
    <w:rsid w:val="00295734"/>
    <w:rsid w:val="0029684A"/>
    <w:rsid w:val="002970F4"/>
    <w:rsid w:val="002A236E"/>
    <w:rsid w:val="002A7C22"/>
    <w:rsid w:val="002B0209"/>
    <w:rsid w:val="002B0558"/>
    <w:rsid w:val="002B0A19"/>
    <w:rsid w:val="002B39A7"/>
    <w:rsid w:val="002B5EE6"/>
    <w:rsid w:val="002B6ED6"/>
    <w:rsid w:val="002C07E5"/>
    <w:rsid w:val="002C1652"/>
    <w:rsid w:val="002C409E"/>
    <w:rsid w:val="002C44FB"/>
    <w:rsid w:val="002C4BA4"/>
    <w:rsid w:val="002C67A6"/>
    <w:rsid w:val="002C6990"/>
    <w:rsid w:val="002C70E9"/>
    <w:rsid w:val="002D06ED"/>
    <w:rsid w:val="002D0B78"/>
    <w:rsid w:val="002D104A"/>
    <w:rsid w:val="002D3CEA"/>
    <w:rsid w:val="002D4F59"/>
    <w:rsid w:val="002D6EFB"/>
    <w:rsid w:val="002E08B9"/>
    <w:rsid w:val="002E1828"/>
    <w:rsid w:val="002E19EE"/>
    <w:rsid w:val="002E1E68"/>
    <w:rsid w:val="002E706B"/>
    <w:rsid w:val="002E78E7"/>
    <w:rsid w:val="002F0982"/>
    <w:rsid w:val="002F17B4"/>
    <w:rsid w:val="002F2BAB"/>
    <w:rsid w:val="002F35CF"/>
    <w:rsid w:val="002F437D"/>
    <w:rsid w:val="002F5CB9"/>
    <w:rsid w:val="002F6773"/>
    <w:rsid w:val="002F7A1D"/>
    <w:rsid w:val="0030118B"/>
    <w:rsid w:val="003012AF"/>
    <w:rsid w:val="00301A85"/>
    <w:rsid w:val="00302F81"/>
    <w:rsid w:val="00303BCD"/>
    <w:rsid w:val="00303C6C"/>
    <w:rsid w:val="00305143"/>
    <w:rsid w:val="0030522E"/>
    <w:rsid w:val="00305489"/>
    <w:rsid w:val="0030594A"/>
    <w:rsid w:val="00307EF2"/>
    <w:rsid w:val="00307F4C"/>
    <w:rsid w:val="00312136"/>
    <w:rsid w:val="00315111"/>
    <w:rsid w:val="0031655C"/>
    <w:rsid w:val="00317330"/>
    <w:rsid w:val="003176CF"/>
    <w:rsid w:val="00320D10"/>
    <w:rsid w:val="0032170A"/>
    <w:rsid w:val="003226AD"/>
    <w:rsid w:val="003231F0"/>
    <w:rsid w:val="00323A82"/>
    <w:rsid w:val="00326F54"/>
    <w:rsid w:val="003274A6"/>
    <w:rsid w:val="00330654"/>
    <w:rsid w:val="003325F7"/>
    <w:rsid w:val="00333309"/>
    <w:rsid w:val="003335BF"/>
    <w:rsid w:val="003338E7"/>
    <w:rsid w:val="003339E2"/>
    <w:rsid w:val="003345C5"/>
    <w:rsid w:val="00335B29"/>
    <w:rsid w:val="003361B8"/>
    <w:rsid w:val="003368A0"/>
    <w:rsid w:val="003403FE"/>
    <w:rsid w:val="00341242"/>
    <w:rsid w:val="003418DC"/>
    <w:rsid w:val="00343568"/>
    <w:rsid w:val="00343738"/>
    <w:rsid w:val="00344178"/>
    <w:rsid w:val="00344B43"/>
    <w:rsid w:val="0034538C"/>
    <w:rsid w:val="00345B0C"/>
    <w:rsid w:val="0034714C"/>
    <w:rsid w:val="003474D0"/>
    <w:rsid w:val="00347C0B"/>
    <w:rsid w:val="003520EE"/>
    <w:rsid w:val="0035770E"/>
    <w:rsid w:val="003605AA"/>
    <w:rsid w:val="00364852"/>
    <w:rsid w:val="0036659C"/>
    <w:rsid w:val="00367675"/>
    <w:rsid w:val="003712F2"/>
    <w:rsid w:val="00372967"/>
    <w:rsid w:val="0037451B"/>
    <w:rsid w:val="00375554"/>
    <w:rsid w:val="003777E9"/>
    <w:rsid w:val="00377CCD"/>
    <w:rsid w:val="00377F16"/>
    <w:rsid w:val="00377FD8"/>
    <w:rsid w:val="0038057A"/>
    <w:rsid w:val="003808A2"/>
    <w:rsid w:val="003821D3"/>
    <w:rsid w:val="0038350E"/>
    <w:rsid w:val="00383A9D"/>
    <w:rsid w:val="003851D9"/>
    <w:rsid w:val="00386259"/>
    <w:rsid w:val="00386504"/>
    <w:rsid w:val="00387C3F"/>
    <w:rsid w:val="00391516"/>
    <w:rsid w:val="0039151D"/>
    <w:rsid w:val="0039436C"/>
    <w:rsid w:val="0039450F"/>
    <w:rsid w:val="003955C0"/>
    <w:rsid w:val="0039683A"/>
    <w:rsid w:val="003977C6"/>
    <w:rsid w:val="00397F49"/>
    <w:rsid w:val="003A1D3A"/>
    <w:rsid w:val="003A32C9"/>
    <w:rsid w:val="003A51AB"/>
    <w:rsid w:val="003A5DFC"/>
    <w:rsid w:val="003A6017"/>
    <w:rsid w:val="003A66D9"/>
    <w:rsid w:val="003A6F0C"/>
    <w:rsid w:val="003A7985"/>
    <w:rsid w:val="003B1363"/>
    <w:rsid w:val="003B3606"/>
    <w:rsid w:val="003B4073"/>
    <w:rsid w:val="003B473C"/>
    <w:rsid w:val="003B6025"/>
    <w:rsid w:val="003C096C"/>
    <w:rsid w:val="003C12A7"/>
    <w:rsid w:val="003C224C"/>
    <w:rsid w:val="003C30FC"/>
    <w:rsid w:val="003C506B"/>
    <w:rsid w:val="003C6DC3"/>
    <w:rsid w:val="003C7265"/>
    <w:rsid w:val="003D156E"/>
    <w:rsid w:val="003D1601"/>
    <w:rsid w:val="003D2158"/>
    <w:rsid w:val="003D3012"/>
    <w:rsid w:val="003D47FC"/>
    <w:rsid w:val="003D5481"/>
    <w:rsid w:val="003D5663"/>
    <w:rsid w:val="003D6DA5"/>
    <w:rsid w:val="003E078C"/>
    <w:rsid w:val="003E14E3"/>
    <w:rsid w:val="003E1A29"/>
    <w:rsid w:val="003E21FA"/>
    <w:rsid w:val="003E2749"/>
    <w:rsid w:val="003E4633"/>
    <w:rsid w:val="003E6922"/>
    <w:rsid w:val="003E7815"/>
    <w:rsid w:val="003F1430"/>
    <w:rsid w:val="003F16EA"/>
    <w:rsid w:val="00400424"/>
    <w:rsid w:val="00401109"/>
    <w:rsid w:val="00401EE9"/>
    <w:rsid w:val="0040452E"/>
    <w:rsid w:val="00405985"/>
    <w:rsid w:val="0040675A"/>
    <w:rsid w:val="0040744A"/>
    <w:rsid w:val="00407BFD"/>
    <w:rsid w:val="00410D28"/>
    <w:rsid w:val="00411E1E"/>
    <w:rsid w:val="004138FF"/>
    <w:rsid w:val="00415CD4"/>
    <w:rsid w:val="00415EBE"/>
    <w:rsid w:val="004163BA"/>
    <w:rsid w:val="0042027F"/>
    <w:rsid w:val="0042279C"/>
    <w:rsid w:val="00423CA1"/>
    <w:rsid w:val="004247EB"/>
    <w:rsid w:val="00426981"/>
    <w:rsid w:val="00426B85"/>
    <w:rsid w:val="00426FD7"/>
    <w:rsid w:val="004318A0"/>
    <w:rsid w:val="00436BCC"/>
    <w:rsid w:val="0043732D"/>
    <w:rsid w:val="004377A1"/>
    <w:rsid w:val="00440DAE"/>
    <w:rsid w:val="004438AF"/>
    <w:rsid w:val="0044685A"/>
    <w:rsid w:val="00447E17"/>
    <w:rsid w:val="00450FF6"/>
    <w:rsid w:val="004526A6"/>
    <w:rsid w:val="004536BC"/>
    <w:rsid w:val="00453D9F"/>
    <w:rsid w:val="00456674"/>
    <w:rsid w:val="004573AE"/>
    <w:rsid w:val="00457FE6"/>
    <w:rsid w:val="00460525"/>
    <w:rsid w:val="00460E96"/>
    <w:rsid w:val="00461CA5"/>
    <w:rsid w:val="00462009"/>
    <w:rsid w:val="00462B14"/>
    <w:rsid w:val="00463089"/>
    <w:rsid w:val="004632F2"/>
    <w:rsid w:val="00464592"/>
    <w:rsid w:val="00464CAE"/>
    <w:rsid w:val="00464FAD"/>
    <w:rsid w:val="004651EA"/>
    <w:rsid w:val="00465578"/>
    <w:rsid w:val="00470892"/>
    <w:rsid w:val="004711C4"/>
    <w:rsid w:val="004714A2"/>
    <w:rsid w:val="00472C91"/>
    <w:rsid w:val="00476E6F"/>
    <w:rsid w:val="00477434"/>
    <w:rsid w:val="004800CC"/>
    <w:rsid w:val="00481326"/>
    <w:rsid w:val="00482F73"/>
    <w:rsid w:val="00483A05"/>
    <w:rsid w:val="00485F98"/>
    <w:rsid w:val="00490B6C"/>
    <w:rsid w:val="0049152B"/>
    <w:rsid w:val="00492885"/>
    <w:rsid w:val="00493D57"/>
    <w:rsid w:val="0049723E"/>
    <w:rsid w:val="004974E0"/>
    <w:rsid w:val="004A20F8"/>
    <w:rsid w:val="004A222C"/>
    <w:rsid w:val="004A3090"/>
    <w:rsid w:val="004A30DD"/>
    <w:rsid w:val="004A384D"/>
    <w:rsid w:val="004A3C5F"/>
    <w:rsid w:val="004A4D30"/>
    <w:rsid w:val="004A6C69"/>
    <w:rsid w:val="004A7E66"/>
    <w:rsid w:val="004B08F6"/>
    <w:rsid w:val="004B0DF6"/>
    <w:rsid w:val="004B23CA"/>
    <w:rsid w:val="004B2A21"/>
    <w:rsid w:val="004B2BBD"/>
    <w:rsid w:val="004B4960"/>
    <w:rsid w:val="004B5959"/>
    <w:rsid w:val="004C39B4"/>
    <w:rsid w:val="004C5EDB"/>
    <w:rsid w:val="004C6D10"/>
    <w:rsid w:val="004C6E97"/>
    <w:rsid w:val="004C6F00"/>
    <w:rsid w:val="004D023F"/>
    <w:rsid w:val="004D06C2"/>
    <w:rsid w:val="004D4803"/>
    <w:rsid w:val="004D48C5"/>
    <w:rsid w:val="004D6370"/>
    <w:rsid w:val="004D724F"/>
    <w:rsid w:val="004D7F5A"/>
    <w:rsid w:val="004E0247"/>
    <w:rsid w:val="004E0497"/>
    <w:rsid w:val="004E0A00"/>
    <w:rsid w:val="004E1B06"/>
    <w:rsid w:val="004E1D7A"/>
    <w:rsid w:val="004E2318"/>
    <w:rsid w:val="004E24D4"/>
    <w:rsid w:val="004E33B1"/>
    <w:rsid w:val="004E3ACE"/>
    <w:rsid w:val="004E4EC1"/>
    <w:rsid w:val="004E527A"/>
    <w:rsid w:val="004E74B6"/>
    <w:rsid w:val="004E7DE5"/>
    <w:rsid w:val="004F04B3"/>
    <w:rsid w:val="004F09EB"/>
    <w:rsid w:val="004F146D"/>
    <w:rsid w:val="004F356D"/>
    <w:rsid w:val="004F3958"/>
    <w:rsid w:val="004F471E"/>
    <w:rsid w:val="004F5B90"/>
    <w:rsid w:val="004F6AD2"/>
    <w:rsid w:val="004F776A"/>
    <w:rsid w:val="004F78FA"/>
    <w:rsid w:val="00504262"/>
    <w:rsid w:val="00504717"/>
    <w:rsid w:val="00506D9E"/>
    <w:rsid w:val="00510B59"/>
    <w:rsid w:val="00511696"/>
    <w:rsid w:val="00514930"/>
    <w:rsid w:val="00515269"/>
    <w:rsid w:val="005155B4"/>
    <w:rsid w:val="005159AF"/>
    <w:rsid w:val="00516E81"/>
    <w:rsid w:val="005200FE"/>
    <w:rsid w:val="0052333E"/>
    <w:rsid w:val="0052479A"/>
    <w:rsid w:val="00524A5C"/>
    <w:rsid w:val="0052706B"/>
    <w:rsid w:val="005313D2"/>
    <w:rsid w:val="00535F9B"/>
    <w:rsid w:val="005367A7"/>
    <w:rsid w:val="005400A2"/>
    <w:rsid w:val="005416DF"/>
    <w:rsid w:val="00541FFB"/>
    <w:rsid w:val="00542154"/>
    <w:rsid w:val="005427DE"/>
    <w:rsid w:val="00542DB0"/>
    <w:rsid w:val="00542F7F"/>
    <w:rsid w:val="00543505"/>
    <w:rsid w:val="00543B79"/>
    <w:rsid w:val="00544A1C"/>
    <w:rsid w:val="005459B0"/>
    <w:rsid w:val="005469B4"/>
    <w:rsid w:val="00546B9A"/>
    <w:rsid w:val="00547741"/>
    <w:rsid w:val="00550FF7"/>
    <w:rsid w:val="00552B2C"/>
    <w:rsid w:val="00553DC1"/>
    <w:rsid w:val="0055470E"/>
    <w:rsid w:val="00554C29"/>
    <w:rsid w:val="00556382"/>
    <w:rsid w:val="00556B73"/>
    <w:rsid w:val="005579BB"/>
    <w:rsid w:val="00557A8F"/>
    <w:rsid w:val="005608D8"/>
    <w:rsid w:val="00562C35"/>
    <w:rsid w:val="00563648"/>
    <w:rsid w:val="0056520A"/>
    <w:rsid w:val="00565822"/>
    <w:rsid w:val="00570C8B"/>
    <w:rsid w:val="00571F60"/>
    <w:rsid w:val="005722B8"/>
    <w:rsid w:val="00572A77"/>
    <w:rsid w:val="00573CEC"/>
    <w:rsid w:val="00573D4F"/>
    <w:rsid w:val="005744C5"/>
    <w:rsid w:val="0057615C"/>
    <w:rsid w:val="00577207"/>
    <w:rsid w:val="00577B99"/>
    <w:rsid w:val="00580D18"/>
    <w:rsid w:val="00580D5B"/>
    <w:rsid w:val="00582B68"/>
    <w:rsid w:val="005843F2"/>
    <w:rsid w:val="005858E3"/>
    <w:rsid w:val="00586BFA"/>
    <w:rsid w:val="005911A7"/>
    <w:rsid w:val="00593701"/>
    <w:rsid w:val="0059414C"/>
    <w:rsid w:val="005970E8"/>
    <w:rsid w:val="00597867"/>
    <w:rsid w:val="005A0032"/>
    <w:rsid w:val="005A04EB"/>
    <w:rsid w:val="005A2CEE"/>
    <w:rsid w:val="005A51C9"/>
    <w:rsid w:val="005A5ECA"/>
    <w:rsid w:val="005A699F"/>
    <w:rsid w:val="005A78A1"/>
    <w:rsid w:val="005B0ACC"/>
    <w:rsid w:val="005B0B79"/>
    <w:rsid w:val="005B427B"/>
    <w:rsid w:val="005B6234"/>
    <w:rsid w:val="005B6D72"/>
    <w:rsid w:val="005B6E32"/>
    <w:rsid w:val="005C1781"/>
    <w:rsid w:val="005C206A"/>
    <w:rsid w:val="005C2660"/>
    <w:rsid w:val="005C2E33"/>
    <w:rsid w:val="005C35CD"/>
    <w:rsid w:val="005C4F6E"/>
    <w:rsid w:val="005C57E4"/>
    <w:rsid w:val="005C60E6"/>
    <w:rsid w:val="005C6FDC"/>
    <w:rsid w:val="005C7195"/>
    <w:rsid w:val="005D5AF0"/>
    <w:rsid w:val="005D6DA6"/>
    <w:rsid w:val="005D71F9"/>
    <w:rsid w:val="005E136E"/>
    <w:rsid w:val="005E1624"/>
    <w:rsid w:val="005E51FA"/>
    <w:rsid w:val="005F08E9"/>
    <w:rsid w:val="005F28B9"/>
    <w:rsid w:val="005F390A"/>
    <w:rsid w:val="005F3BB7"/>
    <w:rsid w:val="005F48B7"/>
    <w:rsid w:val="005F4EFB"/>
    <w:rsid w:val="005F512B"/>
    <w:rsid w:val="005F5CB2"/>
    <w:rsid w:val="005F6D1A"/>
    <w:rsid w:val="005F7CA9"/>
    <w:rsid w:val="0060024C"/>
    <w:rsid w:val="006010B6"/>
    <w:rsid w:val="0060250B"/>
    <w:rsid w:val="006026D2"/>
    <w:rsid w:val="00603144"/>
    <w:rsid w:val="006045BE"/>
    <w:rsid w:val="00604F50"/>
    <w:rsid w:val="00604FF4"/>
    <w:rsid w:val="00605402"/>
    <w:rsid w:val="006104E8"/>
    <w:rsid w:val="00611C74"/>
    <w:rsid w:val="006214B2"/>
    <w:rsid w:val="00623629"/>
    <w:rsid w:val="00623BAE"/>
    <w:rsid w:val="00625AAE"/>
    <w:rsid w:val="006268AE"/>
    <w:rsid w:val="006272A6"/>
    <w:rsid w:val="00631243"/>
    <w:rsid w:val="006329AF"/>
    <w:rsid w:val="00632B67"/>
    <w:rsid w:val="00633006"/>
    <w:rsid w:val="00633DD2"/>
    <w:rsid w:val="006359B5"/>
    <w:rsid w:val="0063602B"/>
    <w:rsid w:val="00637C40"/>
    <w:rsid w:val="00640B4E"/>
    <w:rsid w:val="00641760"/>
    <w:rsid w:val="0064270F"/>
    <w:rsid w:val="00642826"/>
    <w:rsid w:val="006432C6"/>
    <w:rsid w:val="00643618"/>
    <w:rsid w:val="006460FF"/>
    <w:rsid w:val="00650F8A"/>
    <w:rsid w:val="00653022"/>
    <w:rsid w:val="00654551"/>
    <w:rsid w:val="00654FC2"/>
    <w:rsid w:val="00660E88"/>
    <w:rsid w:val="00661120"/>
    <w:rsid w:val="00661DBE"/>
    <w:rsid w:val="006635F1"/>
    <w:rsid w:val="00666251"/>
    <w:rsid w:val="006679B4"/>
    <w:rsid w:val="00667DEC"/>
    <w:rsid w:val="0067466D"/>
    <w:rsid w:val="00677428"/>
    <w:rsid w:val="0068042B"/>
    <w:rsid w:val="0068204A"/>
    <w:rsid w:val="00683F55"/>
    <w:rsid w:val="00685956"/>
    <w:rsid w:val="006868E5"/>
    <w:rsid w:val="006907BF"/>
    <w:rsid w:val="00690819"/>
    <w:rsid w:val="00690A53"/>
    <w:rsid w:val="00690A85"/>
    <w:rsid w:val="00691C5F"/>
    <w:rsid w:val="00692300"/>
    <w:rsid w:val="006939FD"/>
    <w:rsid w:val="00696162"/>
    <w:rsid w:val="006962F1"/>
    <w:rsid w:val="006A2435"/>
    <w:rsid w:val="006A3FC0"/>
    <w:rsid w:val="006A4EDD"/>
    <w:rsid w:val="006A55B0"/>
    <w:rsid w:val="006A6202"/>
    <w:rsid w:val="006A74A3"/>
    <w:rsid w:val="006A78EB"/>
    <w:rsid w:val="006B371F"/>
    <w:rsid w:val="006B3B60"/>
    <w:rsid w:val="006B413E"/>
    <w:rsid w:val="006B5E9F"/>
    <w:rsid w:val="006B61BF"/>
    <w:rsid w:val="006B68D3"/>
    <w:rsid w:val="006B69F5"/>
    <w:rsid w:val="006B7594"/>
    <w:rsid w:val="006C028F"/>
    <w:rsid w:val="006C2707"/>
    <w:rsid w:val="006C5048"/>
    <w:rsid w:val="006C60BC"/>
    <w:rsid w:val="006D1180"/>
    <w:rsid w:val="006D151F"/>
    <w:rsid w:val="006D171E"/>
    <w:rsid w:val="006D41B0"/>
    <w:rsid w:val="006D6CED"/>
    <w:rsid w:val="006D7106"/>
    <w:rsid w:val="006E3D38"/>
    <w:rsid w:val="006F1D8C"/>
    <w:rsid w:val="006F595A"/>
    <w:rsid w:val="006F707E"/>
    <w:rsid w:val="006F7E78"/>
    <w:rsid w:val="006F7FEF"/>
    <w:rsid w:val="00702929"/>
    <w:rsid w:val="00704E99"/>
    <w:rsid w:val="0071567B"/>
    <w:rsid w:val="0071660A"/>
    <w:rsid w:val="00716A4F"/>
    <w:rsid w:val="007227A9"/>
    <w:rsid w:val="007231F1"/>
    <w:rsid w:val="00724215"/>
    <w:rsid w:val="00725805"/>
    <w:rsid w:val="00725AEC"/>
    <w:rsid w:val="0072735D"/>
    <w:rsid w:val="00730734"/>
    <w:rsid w:val="00730B5A"/>
    <w:rsid w:val="00732157"/>
    <w:rsid w:val="00732C3E"/>
    <w:rsid w:val="00732E44"/>
    <w:rsid w:val="007356F2"/>
    <w:rsid w:val="00737D3B"/>
    <w:rsid w:val="00742C71"/>
    <w:rsid w:val="00742C9A"/>
    <w:rsid w:val="007463AC"/>
    <w:rsid w:val="00746490"/>
    <w:rsid w:val="00751D1A"/>
    <w:rsid w:val="00755465"/>
    <w:rsid w:val="00760C9F"/>
    <w:rsid w:val="0076102A"/>
    <w:rsid w:val="00762B8D"/>
    <w:rsid w:val="0076601F"/>
    <w:rsid w:val="00771CA2"/>
    <w:rsid w:val="00772D4A"/>
    <w:rsid w:val="0077334D"/>
    <w:rsid w:val="00774F53"/>
    <w:rsid w:val="007761CA"/>
    <w:rsid w:val="00776C87"/>
    <w:rsid w:val="00780F0F"/>
    <w:rsid w:val="007820C1"/>
    <w:rsid w:val="00784521"/>
    <w:rsid w:val="00785ED5"/>
    <w:rsid w:val="007906C1"/>
    <w:rsid w:val="00791E4A"/>
    <w:rsid w:val="0079247B"/>
    <w:rsid w:val="00794C37"/>
    <w:rsid w:val="0079519E"/>
    <w:rsid w:val="007973BB"/>
    <w:rsid w:val="007A3FFF"/>
    <w:rsid w:val="007A7205"/>
    <w:rsid w:val="007B0BE7"/>
    <w:rsid w:val="007B1649"/>
    <w:rsid w:val="007B1B06"/>
    <w:rsid w:val="007B2FCC"/>
    <w:rsid w:val="007B34D7"/>
    <w:rsid w:val="007B46CA"/>
    <w:rsid w:val="007B6444"/>
    <w:rsid w:val="007C0725"/>
    <w:rsid w:val="007C1A73"/>
    <w:rsid w:val="007C21ED"/>
    <w:rsid w:val="007C3D28"/>
    <w:rsid w:val="007C5214"/>
    <w:rsid w:val="007C55EE"/>
    <w:rsid w:val="007D3586"/>
    <w:rsid w:val="007D66DB"/>
    <w:rsid w:val="007D779F"/>
    <w:rsid w:val="007E1D73"/>
    <w:rsid w:val="007E2420"/>
    <w:rsid w:val="007E2C82"/>
    <w:rsid w:val="007E3246"/>
    <w:rsid w:val="007E38DC"/>
    <w:rsid w:val="007E5572"/>
    <w:rsid w:val="007E5D4A"/>
    <w:rsid w:val="007E6890"/>
    <w:rsid w:val="007E68B6"/>
    <w:rsid w:val="007E6A1B"/>
    <w:rsid w:val="007F109B"/>
    <w:rsid w:val="007F235A"/>
    <w:rsid w:val="007F2FAF"/>
    <w:rsid w:val="007F30A5"/>
    <w:rsid w:val="007F432E"/>
    <w:rsid w:val="007F6049"/>
    <w:rsid w:val="007F7E79"/>
    <w:rsid w:val="008043FE"/>
    <w:rsid w:val="00805126"/>
    <w:rsid w:val="00805CAB"/>
    <w:rsid w:val="0080793A"/>
    <w:rsid w:val="0081249E"/>
    <w:rsid w:val="00812F15"/>
    <w:rsid w:val="008136B4"/>
    <w:rsid w:val="00815559"/>
    <w:rsid w:val="0081621C"/>
    <w:rsid w:val="0081646E"/>
    <w:rsid w:val="0082098D"/>
    <w:rsid w:val="0082125D"/>
    <w:rsid w:val="0082313C"/>
    <w:rsid w:val="00824F5F"/>
    <w:rsid w:val="00825277"/>
    <w:rsid w:val="00826067"/>
    <w:rsid w:val="008269C0"/>
    <w:rsid w:val="00827D48"/>
    <w:rsid w:val="00827ED0"/>
    <w:rsid w:val="00827FDE"/>
    <w:rsid w:val="008319AD"/>
    <w:rsid w:val="00832FDE"/>
    <w:rsid w:val="00833660"/>
    <w:rsid w:val="00834245"/>
    <w:rsid w:val="00834368"/>
    <w:rsid w:val="00834B6B"/>
    <w:rsid w:val="00835D9F"/>
    <w:rsid w:val="008370BF"/>
    <w:rsid w:val="00841594"/>
    <w:rsid w:val="00841727"/>
    <w:rsid w:val="00841CE0"/>
    <w:rsid w:val="0084385F"/>
    <w:rsid w:val="00844A37"/>
    <w:rsid w:val="00845539"/>
    <w:rsid w:val="00845E9F"/>
    <w:rsid w:val="008462D1"/>
    <w:rsid w:val="00847CA4"/>
    <w:rsid w:val="0085141A"/>
    <w:rsid w:val="008518D9"/>
    <w:rsid w:val="00853CCF"/>
    <w:rsid w:val="00856A61"/>
    <w:rsid w:val="00856A72"/>
    <w:rsid w:val="00860EF5"/>
    <w:rsid w:val="00861E38"/>
    <w:rsid w:val="0086439D"/>
    <w:rsid w:val="0086639B"/>
    <w:rsid w:val="00867B87"/>
    <w:rsid w:val="0087310F"/>
    <w:rsid w:val="0087383A"/>
    <w:rsid w:val="00876AAC"/>
    <w:rsid w:val="0087766D"/>
    <w:rsid w:val="00877B57"/>
    <w:rsid w:val="00877E81"/>
    <w:rsid w:val="00880F1D"/>
    <w:rsid w:val="00881089"/>
    <w:rsid w:val="00881245"/>
    <w:rsid w:val="00881B8A"/>
    <w:rsid w:val="008822ED"/>
    <w:rsid w:val="00884CDB"/>
    <w:rsid w:val="00884DC5"/>
    <w:rsid w:val="00887507"/>
    <w:rsid w:val="008878D1"/>
    <w:rsid w:val="00890338"/>
    <w:rsid w:val="00890466"/>
    <w:rsid w:val="008906A3"/>
    <w:rsid w:val="008915D6"/>
    <w:rsid w:val="00892087"/>
    <w:rsid w:val="00893732"/>
    <w:rsid w:val="008950BF"/>
    <w:rsid w:val="0089518C"/>
    <w:rsid w:val="00896B1C"/>
    <w:rsid w:val="0089762B"/>
    <w:rsid w:val="008A0890"/>
    <w:rsid w:val="008A20C9"/>
    <w:rsid w:val="008A4630"/>
    <w:rsid w:val="008A60AA"/>
    <w:rsid w:val="008A7AB4"/>
    <w:rsid w:val="008A7ED0"/>
    <w:rsid w:val="008B026B"/>
    <w:rsid w:val="008B1298"/>
    <w:rsid w:val="008B3A7E"/>
    <w:rsid w:val="008B3B96"/>
    <w:rsid w:val="008B3C85"/>
    <w:rsid w:val="008B4313"/>
    <w:rsid w:val="008B65F2"/>
    <w:rsid w:val="008B748A"/>
    <w:rsid w:val="008C0721"/>
    <w:rsid w:val="008C169A"/>
    <w:rsid w:val="008C3554"/>
    <w:rsid w:val="008C3FD7"/>
    <w:rsid w:val="008C6EE2"/>
    <w:rsid w:val="008C7738"/>
    <w:rsid w:val="008D0084"/>
    <w:rsid w:val="008D1704"/>
    <w:rsid w:val="008D258B"/>
    <w:rsid w:val="008D2F8D"/>
    <w:rsid w:val="008D65F7"/>
    <w:rsid w:val="008D6C87"/>
    <w:rsid w:val="008D7565"/>
    <w:rsid w:val="008E20B6"/>
    <w:rsid w:val="008E25DD"/>
    <w:rsid w:val="008E27D2"/>
    <w:rsid w:val="008E2E70"/>
    <w:rsid w:val="008E3CC9"/>
    <w:rsid w:val="008E480E"/>
    <w:rsid w:val="008E535D"/>
    <w:rsid w:val="008E7579"/>
    <w:rsid w:val="008E7D8D"/>
    <w:rsid w:val="008F1ECD"/>
    <w:rsid w:val="008F2278"/>
    <w:rsid w:val="008F4A3A"/>
    <w:rsid w:val="008F53DC"/>
    <w:rsid w:val="008F5ACB"/>
    <w:rsid w:val="008F5FEE"/>
    <w:rsid w:val="008F6ADB"/>
    <w:rsid w:val="00900635"/>
    <w:rsid w:val="00900817"/>
    <w:rsid w:val="0090132C"/>
    <w:rsid w:val="00902430"/>
    <w:rsid w:val="00903703"/>
    <w:rsid w:val="009054DE"/>
    <w:rsid w:val="00905F52"/>
    <w:rsid w:val="009067C3"/>
    <w:rsid w:val="00906D84"/>
    <w:rsid w:val="009117E8"/>
    <w:rsid w:val="009136A1"/>
    <w:rsid w:val="00914394"/>
    <w:rsid w:val="0091757B"/>
    <w:rsid w:val="0092116E"/>
    <w:rsid w:val="00924F5D"/>
    <w:rsid w:val="0092620D"/>
    <w:rsid w:val="009325C2"/>
    <w:rsid w:val="00932877"/>
    <w:rsid w:val="009328E0"/>
    <w:rsid w:val="00933232"/>
    <w:rsid w:val="0093490B"/>
    <w:rsid w:val="0093538D"/>
    <w:rsid w:val="00943DCF"/>
    <w:rsid w:val="0094415C"/>
    <w:rsid w:val="00944DB3"/>
    <w:rsid w:val="00946106"/>
    <w:rsid w:val="00947924"/>
    <w:rsid w:val="00947EC4"/>
    <w:rsid w:val="009506E2"/>
    <w:rsid w:val="00950A09"/>
    <w:rsid w:val="00953B63"/>
    <w:rsid w:val="009542E0"/>
    <w:rsid w:val="00956308"/>
    <w:rsid w:val="009606F7"/>
    <w:rsid w:val="00960798"/>
    <w:rsid w:val="00960983"/>
    <w:rsid w:val="00963772"/>
    <w:rsid w:val="009658CB"/>
    <w:rsid w:val="009715F2"/>
    <w:rsid w:val="0097170C"/>
    <w:rsid w:val="00972614"/>
    <w:rsid w:val="00974937"/>
    <w:rsid w:val="009749BF"/>
    <w:rsid w:val="0097515A"/>
    <w:rsid w:val="0097568B"/>
    <w:rsid w:val="0097603D"/>
    <w:rsid w:val="009773C8"/>
    <w:rsid w:val="00980000"/>
    <w:rsid w:val="00984613"/>
    <w:rsid w:val="00984E3D"/>
    <w:rsid w:val="009853FF"/>
    <w:rsid w:val="00987016"/>
    <w:rsid w:val="00991727"/>
    <w:rsid w:val="00991B8B"/>
    <w:rsid w:val="009922A2"/>
    <w:rsid w:val="00997B38"/>
    <w:rsid w:val="009A1F15"/>
    <w:rsid w:val="009A504E"/>
    <w:rsid w:val="009A69F8"/>
    <w:rsid w:val="009B02D9"/>
    <w:rsid w:val="009B0DBD"/>
    <w:rsid w:val="009B179A"/>
    <w:rsid w:val="009B28F8"/>
    <w:rsid w:val="009B7420"/>
    <w:rsid w:val="009C0A49"/>
    <w:rsid w:val="009C1940"/>
    <w:rsid w:val="009C4584"/>
    <w:rsid w:val="009C5072"/>
    <w:rsid w:val="009D0571"/>
    <w:rsid w:val="009D35BF"/>
    <w:rsid w:val="009D36B4"/>
    <w:rsid w:val="009D64C8"/>
    <w:rsid w:val="009D68A0"/>
    <w:rsid w:val="009D6DBF"/>
    <w:rsid w:val="009D7D76"/>
    <w:rsid w:val="009E01A8"/>
    <w:rsid w:val="009E21AE"/>
    <w:rsid w:val="009E234B"/>
    <w:rsid w:val="009E3C1D"/>
    <w:rsid w:val="009E4C5C"/>
    <w:rsid w:val="009E6394"/>
    <w:rsid w:val="009E6752"/>
    <w:rsid w:val="009E752C"/>
    <w:rsid w:val="009F1D81"/>
    <w:rsid w:val="009F4E52"/>
    <w:rsid w:val="009F68A9"/>
    <w:rsid w:val="009F7142"/>
    <w:rsid w:val="009F7EB9"/>
    <w:rsid w:val="00A0009A"/>
    <w:rsid w:val="00A0102D"/>
    <w:rsid w:val="00A0120A"/>
    <w:rsid w:val="00A04356"/>
    <w:rsid w:val="00A0545A"/>
    <w:rsid w:val="00A05F7D"/>
    <w:rsid w:val="00A07460"/>
    <w:rsid w:val="00A07DB7"/>
    <w:rsid w:val="00A11CF7"/>
    <w:rsid w:val="00A1661C"/>
    <w:rsid w:val="00A16B52"/>
    <w:rsid w:val="00A17F81"/>
    <w:rsid w:val="00A207A9"/>
    <w:rsid w:val="00A23FD3"/>
    <w:rsid w:val="00A24913"/>
    <w:rsid w:val="00A25923"/>
    <w:rsid w:val="00A26084"/>
    <w:rsid w:val="00A26EDA"/>
    <w:rsid w:val="00A303F9"/>
    <w:rsid w:val="00A31288"/>
    <w:rsid w:val="00A31A77"/>
    <w:rsid w:val="00A34B11"/>
    <w:rsid w:val="00A35ABE"/>
    <w:rsid w:val="00A3628C"/>
    <w:rsid w:val="00A41A4F"/>
    <w:rsid w:val="00A41B5D"/>
    <w:rsid w:val="00A432FA"/>
    <w:rsid w:val="00A43AD3"/>
    <w:rsid w:val="00A452E4"/>
    <w:rsid w:val="00A461C9"/>
    <w:rsid w:val="00A53B1A"/>
    <w:rsid w:val="00A54AF0"/>
    <w:rsid w:val="00A562AD"/>
    <w:rsid w:val="00A562C8"/>
    <w:rsid w:val="00A56307"/>
    <w:rsid w:val="00A57108"/>
    <w:rsid w:val="00A64054"/>
    <w:rsid w:val="00A65D20"/>
    <w:rsid w:val="00A71BDF"/>
    <w:rsid w:val="00A720FF"/>
    <w:rsid w:val="00A8030B"/>
    <w:rsid w:val="00A812A3"/>
    <w:rsid w:val="00A83FAB"/>
    <w:rsid w:val="00A85349"/>
    <w:rsid w:val="00A862A1"/>
    <w:rsid w:val="00A87AFE"/>
    <w:rsid w:val="00A908A9"/>
    <w:rsid w:val="00A94738"/>
    <w:rsid w:val="00A95A7F"/>
    <w:rsid w:val="00A96953"/>
    <w:rsid w:val="00AA015C"/>
    <w:rsid w:val="00AA068C"/>
    <w:rsid w:val="00AA15FE"/>
    <w:rsid w:val="00AA456A"/>
    <w:rsid w:val="00AA55A2"/>
    <w:rsid w:val="00AA5619"/>
    <w:rsid w:val="00AA5F54"/>
    <w:rsid w:val="00AB0369"/>
    <w:rsid w:val="00AB082C"/>
    <w:rsid w:val="00AB2A15"/>
    <w:rsid w:val="00AB3372"/>
    <w:rsid w:val="00AB3D9A"/>
    <w:rsid w:val="00AB4D00"/>
    <w:rsid w:val="00AB60DF"/>
    <w:rsid w:val="00AB60EF"/>
    <w:rsid w:val="00AC10C6"/>
    <w:rsid w:val="00AC16A6"/>
    <w:rsid w:val="00AC18BE"/>
    <w:rsid w:val="00AC23F2"/>
    <w:rsid w:val="00AC28C8"/>
    <w:rsid w:val="00AC358C"/>
    <w:rsid w:val="00AC38EC"/>
    <w:rsid w:val="00AC556C"/>
    <w:rsid w:val="00AC56F2"/>
    <w:rsid w:val="00AC5C0D"/>
    <w:rsid w:val="00AC5EAF"/>
    <w:rsid w:val="00AC63C2"/>
    <w:rsid w:val="00AC680F"/>
    <w:rsid w:val="00AC7916"/>
    <w:rsid w:val="00AC79EB"/>
    <w:rsid w:val="00AD112C"/>
    <w:rsid w:val="00AD1167"/>
    <w:rsid w:val="00AD1A93"/>
    <w:rsid w:val="00AD3EE4"/>
    <w:rsid w:val="00AD4AB3"/>
    <w:rsid w:val="00AD537D"/>
    <w:rsid w:val="00AD53C2"/>
    <w:rsid w:val="00AD5C27"/>
    <w:rsid w:val="00AD5F67"/>
    <w:rsid w:val="00AD63F4"/>
    <w:rsid w:val="00AD67DD"/>
    <w:rsid w:val="00AD747B"/>
    <w:rsid w:val="00AD7726"/>
    <w:rsid w:val="00AD7CAF"/>
    <w:rsid w:val="00AE1F69"/>
    <w:rsid w:val="00AE2CE1"/>
    <w:rsid w:val="00AE3B1A"/>
    <w:rsid w:val="00AE3CCA"/>
    <w:rsid w:val="00AE3E2A"/>
    <w:rsid w:val="00AE43A8"/>
    <w:rsid w:val="00AE5E3A"/>
    <w:rsid w:val="00AE66C4"/>
    <w:rsid w:val="00AE67B9"/>
    <w:rsid w:val="00AE687D"/>
    <w:rsid w:val="00AF077F"/>
    <w:rsid w:val="00AF187A"/>
    <w:rsid w:val="00AF2BF6"/>
    <w:rsid w:val="00AF2ECF"/>
    <w:rsid w:val="00AF3849"/>
    <w:rsid w:val="00AF65DD"/>
    <w:rsid w:val="00AF7A79"/>
    <w:rsid w:val="00B01CEA"/>
    <w:rsid w:val="00B027AB"/>
    <w:rsid w:val="00B03098"/>
    <w:rsid w:val="00B03462"/>
    <w:rsid w:val="00B0570E"/>
    <w:rsid w:val="00B104B1"/>
    <w:rsid w:val="00B1192B"/>
    <w:rsid w:val="00B13E8A"/>
    <w:rsid w:val="00B14B95"/>
    <w:rsid w:val="00B15250"/>
    <w:rsid w:val="00B15660"/>
    <w:rsid w:val="00B15C96"/>
    <w:rsid w:val="00B16E13"/>
    <w:rsid w:val="00B17BEB"/>
    <w:rsid w:val="00B20CFB"/>
    <w:rsid w:val="00B21D58"/>
    <w:rsid w:val="00B23B4C"/>
    <w:rsid w:val="00B24307"/>
    <w:rsid w:val="00B25F95"/>
    <w:rsid w:val="00B27D1F"/>
    <w:rsid w:val="00B31706"/>
    <w:rsid w:val="00B335B5"/>
    <w:rsid w:val="00B345CB"/>
    <w:rsid w:val="00B345DB"/>
    <w:rsid w:val="00B35197"/>
    <w:rsid w:val="00B37563"/>
    <w:rsid w:val="00B37C0C"/>
    <w:rsid w:val="00B42E84"/>
    <w:rsid w:val="00B45BFE"/>
    <w:rsid w:val="00B47197"/>
    <w:rsid w:val="00B474B4"/>
    <w:rsid w:val="00B50338"/>
    <w:rsid w:val="00B50979"/>
    <w:rsid w:val="00B51279"/>
    <w:rsid w:val="00B5208A"/>
    <w:rsid w:val="00B5339C"/>
    <w:rsid w:val="00B535CA"/>
    <w:rsid w:val="00B545F6"/>
    <w:rsid w:val="00B5548F"/>
    <w:rsid w:val="00B556C6"/>
    <w:rsid w:val="00B55A33"/>
    <w:rsid w:val="00B565BC"/>
    <w:rsid w:val="00B60ABE"/>
    <w:rsid w:val="00B621CA"/>
    <w:rsid w:val="00B62688"/>
    <w:rsid w:val="00B62BA8"/>
    <w:rsid w:val="00B63E87"/>
    <w:rsid w:val="00B647B4"/>
    <w:rsid w:val="00B65645"/>
    <w:rsid w:val="00B65D35"/>
    <w:rsid w:val="00B6748D"/>
    <w:rsid w:val="00B67AC9"/>
    <w:rsid w:val="00B703CE"/>
    <w:rsid w:val="00B70C05"/>
    <w:rsid w:val="00B71F4A"/>
    <w:rsid w:val="00B72412"/>
    <w:rsid w:val="00B74E36"/>
    <w:rsid w:val="00B75A11"/>
    <w:rsid w:val="00B77C50"/>
    <w:rsid w:val="00B8008A"/>
    <w:rsid w:val="00B81FD0"/>
    <w:rsid w:val="00B823CD"/>
    <w:rsid w:val="00B828E0"/>
    <w:rsid w:val="00B82A4F"/>
    <w:rsid w:val="00B8387D"/>
    <w:rsid w:val="00B84447"/>
    <w:rsid w:val="00B92921"/>
    <w:rsid w:val="00B93791"/>
    <w:rsid w:val="00B94D5F"/>
    <w:rsid w:val="00B94E2A"/>
    <w:rsid w:val="00B95299"/>
    <w:rsid w:val="00B95D14"/>
    <w:rsid w:val="00B95E15"/>
    <w:rsid w:val="00B971B4"/>
    <w:rsid w:val="00BA018A"/>
    <w:rsid w:val="00BA22EE"/>
    <w:rsid w:val="00BA249D"/>
    <w:rsid w:val="00BA45B9"/>
    <w:rsid w:val="00BA4BD8"/>
    <w:rsid w:val="00BA55A0"/>
    <w:rsid w:val="00BB013B"/>
    <w:rsid w:val="00BB05CB"/>
    <w:rsid w:val="00BB06F9"/>
    <w:rsid w:val="00BB1552"/>
    <w:rsid w:val="00BB2475"/>
    <w:rsid w:val="00BB2810"/>
    <w:rsid w:val="00BB4F19"/>
    <w:rsid w:val="00BB5ACE"/>
    <w:rsid w:val="00BB69E8"/>
    <w:rsid w:val="00BB79C4"/>
    <w:rsid w:val="00BC12E6"/>
    <w:rsid w:val="00BC1F59"/>
    <w:rsid w:val="00BC3F01"/>
    <w:rsid w:val="00BC4A72"/>
    <w:rsid w:val="00BC4DEB"/>
    <w:rsid w:val="00BC627E"/>
    <w:rsid w:val="00BC6C27"/>
    <w:rsid w:val="00BD0844"/>
    <w:rsid w:val="00BD164B"/>
    <w:rsid w:val="00BD3F88"/>
    <w:rsid w:val="00BD4449"/>
    <w:rsid w:val="00BD47FA"/>
    <w:rsid w:val="00BD497E"/>
    <w:rsid w:val="00BD68E3"/>
    <w:rsid w:val="00BE0C7F"/>
    <w:rsid w:val="00BE2C04"/>
    <w:rsid w:val="00BE3659"/>
    <w:rsid w:val="00BE37B1"/>
    <w:rsid w:val="00BE3DE8"/>
    <w:rsid w:val="00BE7CAC"/>
    <w:rsid w:val="00BF1FFA"/>
    <w:rsid w:val="00BF2875"/>
    <w:rsid w:val="00BF2A64"/>
    <w:rsid w:val="00BF35C5"/>
    <w:rsid w:val="00BF4DC1"/>
    <w:rsid w:val="00BF5B4D"/>
    <w:rsid w:val="00BF7301"/>
    <w:rsid w:val="00C00C38"/>
    <w:rsid w:val="00C01EA7"/>
    <w:rsid w:val="00C026C9"/>
    <w:rsid w:val="00C0787E"/>
    <w:rsid w:val="00C07FFC"/>
    <w:rsid w:val="00C108AA"/>
    <w:rsid w:val="00C10AEB"/>
    <w:rsid w:val="00C124E7"/>
    <w:rsid w:val="00C140FE"/>
    <w:rsid w:val="00C15C80"/>
    <w:rsid w:val="00C20416"/>
    <w:rsid w:val="00C230D6"/>
    <w:rsid w:val="00C248DD"/>
    <w:rsid w:val="00C26B2C"/>
    <w:rsid w:val="00C33863"/>
    <w:rsid w:val="00C338AE"/>
    <w:rsid w:val="00C34893"/>
    <w:rsid w:val="00C35077"/>
    <w:rsid w:val="00C355C0"/>
    <w:rsid w:val="00C357B8"/>
    <w:rsid w:val="00C404F5"/>
    <w:rsid w:val="00C411D0"/>
    <w:rsid w:val="00C42915"/>
    <w:rsid w:val="00C4325F"/>
    <w:rsid w:val="00C45ED6"/>
    <w:rsid w:val="00C51EAC"/>
    <w:rsid w:val="00C53FD3"/>
    <w:rsid w:val="00C55122"/>
    <w:rsid w:val="00C55567"/>
    <w:rsid w:val="00C561A0"/>
    <w:rsid w:val="00C57A3F"/>
    <w:rsid w:val="00C63A46"/>
    <w:rsid w:val="00C63BA6"/>
    <w:rsid w:val="00C63D12"/>
    <w:rsid w:val="00C64BC9"/>
    <w:rsid w:val="00C66157"/>
    <w:rsid w:val="00C662CA"/>
    <w:rsid w:val="00C66CDB"/>
    <w:rsid w:val="00C72688"/>
    <w:rsid w:val="00C728AE"/>
    <w:rsid w:val="00C76948"/>
    <w:rsid w:val="00C76DE1"/>
    <w:rsid w:val="00C80C4D"/>
    <w:rsid w:val="00C83778"/>
    <w:rsid w:val="00C83FAE"/>
    <w:rsid w:val="00C84057"/>
    <w:rsid w:val="00C84CC1"/>
    <w:rsid w:val="00C84DAA"/>
    <w:rsid w:val="00C85F0A"/>
    <w:rsid w:val="00C874E3"/>
    <w:rsid w:val="00C8764D"/>
    <w:rsid w:val="00C87969"/>
    <w:rsid w:val="00C87FB8"/>
    <w:rsid w:val="00C90D78"/>
    <w:rsid w:val="00C935A5"/>
    <w:rsid w:val="00C9385D"/>
    <w:rsid w:val="00C93FB1"/>
    <w:rsid w:val="00C948A3"/>
    <w:rsid w:val="00CA0364"/>
    <w:rsid w:val="00CA0C66"/>
    <w:rsid w:val="00CA16FA"/>
    <w:rsid w:val="00CA2FDB"/>
    <w:rsid w:val="00CA3273"/>
    <w:rsid w:val="00CA39C1"/>
    <w:rsid w:val="00CA414F"/>
    <w:rsid w:val="00CA4A1B"/>
    <w:rsid w:val="00CA4B6D"/>
    <w:rsid w:val="00CB0D02"/>
    <w:rsid w:val="00CB28CF"/>
    <w:rsid w:val="00CB34DB"/>
    <w:rsid w:val="00CB5523"/>
    <w:rsid w:val="00CB61E7"/>
    <w:rsid w:val="00CB6563"/>
    <w:rsid w:val="00CC53D2"/>
    <w:rsid w:val="00CC603C"/>
    <w:rsid w:val="00CC67E0"/>
    <w:rsid w:val="00CD0602"/>
    <w:rsid w:val="00CD0A9C"/>
    <w:rsid w:val="00CD16F8"/>
    <w:rsid w:val="00CD1C81"/>
    <w:rsid w:val="00CD2A42"/>
    <w:rsid w:val="00CD3ADE"/>
    <w:rsid w:val="00CD3BF4"/>
    <w:rsid w:val="00CD5C76"/>
    <w:rsid w:val="00CD5CD7"/>
    <w:rsid w:val="00CD5D5E"/>
    <w:rsid w:val="00CD60AB"/>
    <w:rsid w:val="00CD743B"/>
    <w:rsid w:val="00CE0120"/>
    <w:rsid w:val="00CE15BA"/>
    <w:rsid w:val="00CE1824"/>
    <w:rsid w:val="00CE18A9"/>
    <w:rsid w:val="00CE420D"/>
    <w:rsid w:val="00CE459A"/>
    <w:rsid w:val="00CE4BC3"/>
    <w:rsid w:val="00CE521A"/>
    <w:rsid w:val="00CE6B67"/>
    <w:rsid w:val="00CE7F85"/>
    <w:rsid w:val="00CF27D5"/>
    <w:rsid w:val="00CF6D08"/>
    <w:rsid w:val="00D00EAA"/>
    <w:rsid w:val="00D0105E"/>
    <w:rsid w:val="00D01C37"/>
    <w:rsid w:val="00D04173"/>
    <w:rsid w:val="00D04E53"/>
    <w:rsid w:val="00D05CB7"/>
    <w:rsid w:val="00D05F02"/>
    <w:rsid w:val="00D106CF"/>
    <w:rsid w:val="00D1093F"/>
    <w:rsid w:val="00D10E47"/>
    <w:rsid w:val="00D113F3"/>
    <w:rsid w:val="00D11D78"/>
    <w:rsid w:val="00D12090"/>
    <w:rsid w:val="00D13572"/>
    <w:rsid w:val="00D1528E"/>
    <w:rsid w:val="00D15851"/>
    <w:rsid w:val="00D15ECA"/>
    <w:rsid w:val="00D16907"/>
    <w:rsid w:val="00D21598"/>
    <w:rsid w:val="00D22101"/>
    <w:rsid w:val="00D2236F"/>
    <w:rsid w:val="00D2253C"/>
    <w:rsid w:val="00D2358E"/>
    <w:rsid w:val="00D239A7"/>
    <w:rsid w:val="00D2481C"/>
    <w:rsid w:val="00D251B6"/>
    <w:rsid w:val="00D25BFC"/>
    <w:rsid w:val="00D25FE4"/>
    <w:rsid w:val="00D31395"/>
    <w:rsid w:val="00D31D0A"/>
    <w:rsid w:val="00D33C63"/>
    <w:rsid w:val="00D35EBA"/>
    <w:rsid w:val="00D36068"/>
    <w:rsid w:val="00D36980"/>
    <w:rsid w:val="00D36A78"/>
    <w:rsid w:val="00D41477"/>
    <w:rsid w:val="00D416B7"/>
    <w:rsid w:val="00D41D1F"/>
    <w:rsid w:val="00D43FB6"/>
    <w:rsid w:val="00D44267"/>
    <w:rsid w:val="00D446B7"/>
    <w:rsid w:val="00D458FD"/>
    <w:rsid w:val="00D4682F"/>
    <w:rsid w:val="00D470DC"/>
    <w:rsid w:val="00D51F8F"/>
    <w:rsid w:val="00D52841"/>
    <w:rsid w:val="00D555DC"/>
    <w:rsid w:val="00D55A24"/>
    <w:rsid w:val="00D563DB"/>
    <w:rsid w:val="00D61A58"/>
    <w:rsid w:val="00D6271B"/>
    <w:rsid w:val="00D63C81"/>
    <w:rsid w:val="00D665BF"/>
    <w:rsid w:val="00D67E86"/>
    <w:rsid w:val="00D743D2"/>
    <w:rsid w:val="00D74BCA"/>
    <w:rsid w:val="00D74EB6"/>
    <w:rsid w:val="00D7522B"/>
    <w:rsid w:val="00D8052C"/>
    <w:rsid w:val="00D840E1"/>
    <w:rsid w:val="00D84D70"/>
    <w:rsid w:val="00D8529B"/>
    <w:rsid w:val="00D85E1E"/>
    <w:rsid w:val="00D860A7"/>
    <w:rsid w:val="00D864FA"/>
    <w:rsid w:val="00D86CE0"/>
    <w:rsid w:val="00D901C3"/>
    <w:rsid w:val="00D904D6"/>
    <w:rsid w:val="00D928B2"/>
    <w:rsid w:val="00D92C36"/>
    <w:rsid w:val="00D95E5D"/>
    <w:rsid w:val="00D96384"/>
    <w:rsid w:val="00D9642D"/>
    <w:rsid w:val="00D96D59"/>
    <w:rsid w:val="00DA02CF"/>
    <w:rsid w:val="00DA0FDC"/>
    <w:rsid w:val="00DA1502"/>
    <w:rsid w:val="00DA35C5"/>
    <w:rsid w:val="00DA4C5C"/>
    <w:rsid w:val="00DB2C6A"/>
    <w:rsid w:val="00DB2CAF"/>
    <w:rsid w:val="00DB332B"/>
    <w:rsid w:val="00DB60A7"/>
    <w:rsid w:val="00DC03C2"/>
    <w:rsid w:val="00DC2522"/>
    <w:rsid w:val="00DC2AB2"/>
    <w:rsid w:val="00DC559E"/>
    <w:rsid w:val="00DC78B1"/>
    <w:rsid w:val="00DC7FAD"/>
    <w:rsid w:val="00DD025A"/>
    <w:rsid w:val="00DD1404"/>
    <w:rsid w:val="00DD4D71"/>
    <w:rsid w:val="00DD582D"/>
    <w:rsid w:val="00DD5B74"/>
    <w:rsid w:val="00DD66EB"/>
    <w:rsid w:val="00DE4A69"/>
    <w:rsid w:val="00DE4AF6"/>
    <w:rsid w:val="00DE512C"/>
    <w:rsid w:val="00DE6D47"/>
    <w:rsid w:val="00DE7AB7"/>
    <w:rsid w:val="00DF213E"/>
    <w:rsid w:val="00DF22DE"/>
    <w:rsid w:val="00DF27A0"/>
    <w:rsid w:val="00DF3DB2"/>
    <w:rsid w:val="00DF65C3"/>
    <w:rsid w:val="00DF76FE"/>
    <w:rsid w:val="00E00EBC"/>
    <w:rsid w:val="00E01091"/>
    <w:rsid w:val="00E0109B"/>
    <w:rsid w:val="00E014F7"/>
    <w:rsid w:val="00E015FF"/>
    <w:rsid w:val="00E03413"/>
    <w:rsid w:val="00E04519"/>
    <w:rsid w:val="00E06D62"/>
    <w:rsid w:val="00E06FF1"/>
    <w:rsid w:val="00E07482"/>
    <w:rsid w:val="00E076AF"/>
    <w:rsid w:val="00E127B1"/>
    <w:rsid w:val="00E135A7"/>
    <w:rsid w:val="00E13DB0"/>
    <w:rsid w:val="00E14963"/>
    <w:rsid w:val="00E15E94"/>
    <w:rsid w:val="00E16C52"/>
    <w:rsid w:val="00E20CC4"/>
    <w:rsid w:val="00E225A8"/>
    <w:rsid w:val="00E22C57"/>
    <w:rsid w:val="00E22DC3"/>
    <w:rsid w:val="00E22E74"/>
    <w:rsid w:val="00E24EDC"/>
    <w:rsid w:val="00E25530"/>
    <w:rsid w:val="00E2649A"/>
    <w:rsid w:val="00E2663E"/>
    <w:rsid w:val="00E26A22"/>
    <w:rsid w:val="00E27B58"/>
    <w:rsid w:val="00E303B5"/>
    <w:rsid w:val="00E30AA9"/>
    <w:rsid w:val="00E30FF3"/>
    <w:rsid w:val="00E32BFF"/>
    <w:rsid w:val="00E33C59"/>
    <w:rsid w:val="00E41C24"/>
    <w:rsid w:val="00E42B13"/>
    <w:rsid w:val="00E4399D"/>
    <w:rsid w:val="00E44AE0"/>
    <w:rsid w:val="00E4575F"/>
    <w:rsid w:val="00E459FC"/>
    <w:rsid w:val="00E465BD"/>
    <w:rsid w:val="00E46DD3"/>
    <w:rsid w:val="00E4742A"/>
    <w:rsid w:val="00E474C0"/>
    <w:rsid w:val="00E5008C"/>
    <w:rsid w:val="00E5025C"/>
    <w:rsid w:val="00E51D9E"/>
    <w:rsid w:val="00E52804"/>
    <w:rsid w:val="00E54192"/>
    <w:rsid w:val="00E55081"/>
    <w:rsid w:val="00E5697A"/>
    <w:rsid w:val="00E63795"/>
    <w:rsid w:val="00E64314"/>
    <w:rsid w:val="00E64578"/>
    <w:rsid w:val="00E64ABC"/>
    <w:rsid w:val="00E64FCB"/>
    <w:rsid w:val="00E66A1D"/>
    <w:rsid w:val="00E67107"/>
    <w:rsid w:val="00E7087D"/>
    <w:rsid w:val="00E718A1"/>
    <w:rsid w:val="00E728C6"/>
    <w:rsid w:val="00E75AEB"/>
    <w:rsid w:val="00E76A3E"/>
    <w:rsid w:val="00E76D10"/>
    <w:rsid w:val="00E776B0"/>
    <w:rsid w:val="00E83BE6"/>
    <w:rsid w:val="00E83F97"/>
    <w:rsid w:val="00E87047"/>
    <w:rsid w:val="00E905A5"/>
    <w:rsid w:val="00E90729"/>
    <w:rsid w:val="00E9082A"/>
    <w:rsid w:val="00E90E69"/>
    <w:rsid w:val="00E9109D"/>
    <w:rsid w:val="00E9184D"/>
    <w:rsid w:val="00E93E49"/>
    <w:rsid w:val="00EA074F"/>
    <w:rsid w:val="00EA19D4"/>
    <w:rsid w:val="00EA20D4"/>
    <w:rsid w:val="00EA2C0F"/>
    <w:rsid w:val="00EA3C09"/>
    <w:rsid w:val="00EB281C"/>
    <w:rsid w:val="00EB2A51"/>
    <w:rsid w:val="00EB3D7D"/>
    <w:rsid w:val="00EB3EAD"/>
    <w:rsid w:val="00EB4776"/>
    <w:rsid w:val="00EB5813"/>
    <w:rsid w:val="00EB58E9"/>
    <w:rsid w:val="00EB6610"/>
    <w:rsid w:val="00EC1657"/>
    <w:rsid w:val="00EC1670"/>
    <w:rsid w:val="00EC1D4F"/>
    <w:rsid w:val="00EC21B1"/>
    <w:rsid w:val="00ED0EF8"/>
    <w:rsid w:val="00ED25D4"/>
    <w:rsid w:val="00ED6884"/>
    <w:rsid w:val="00ED764A"/>
    <w:rsid w:val="00EE183A"/>
    <w:rsid w:val="00EE41B1"/>
    <w:rsid w:val="00EE4937"/>
    <w:rsid w:val="00EE5F7B"/>
    <w:rsid w:val="00EE6828"/>
    <w:rsid w:val="00EE70D6"/>
    <w:rsid w:val="00EE7F48"/>
    <w:rsid w:val="00EF2937"/>
    <w:rsid w:val="00EF3206"/>
    <w:rsid w:val="00EF33B0"/>
    <w:rsid w:val="00EF6246"/>
    <w:rsid w:val="00EF748A"/>
    <w:rsid w:val="00EF761B"/>
    <w:rsid w:val="00F00525"/>
    <w:rsid w:val="00F008B2"/>
    <w:rsid w:val="00F00D51"/>
    <w:rsid w:val="00F01051"/>
    <w:rsid w:val="00F014DA"/>
    <w:rsid w:val="00F03954"/>
    <w:rsid w:val="00F03F1B"/>
    <w:rsid w:val="00F0434D"/>
    <w:rsid w:val="00F04F92"/>
    <w:rsid w:val="00F10885"/>
    <w:rsid w:val="00F10AC4"/>
    <w:rsid w:val="00F11FCC"/>
    <w:rsid w:val="00F12871"/>
    <w:rsid w:val="00F1313B"/>
    <w:rsid w:val="00F17847"/>
    <w:rsid w:val="00F17AB7"/>
    <w:rsid w:val="00F246FC"/>
    <w:rsid w:val="00F251E7"/>
    <w:rsid w:val="00F259CC"/>
    <w:rsid w:val="00F31356"/>
    <w:rsid w:val="00F33336"/>
    <w:rsid w:val="00F33403"/>
    <w:rsid w:val="00F33908"/>
    <w:rsid w:val="00F35874"/>
    <w:rsid w:val="00F37224"/>
    <w:rsid w:val="00F4206C"/>
    <w:rsid w:val="00F429B2"/>
    <w:rsid w:val="00F459A1"/>
    <w:rsid w:val="00F467C0"/>
    <w:rsid w:val="00F47EF4"/>
    <w:rsid w:val="00F47EF6"/>
    <w:rsid w:val="00F50A6C"/>
    <w:rsid w:val="00F50C5B"/>
    <w:rsid w:val="00F54F47"/>
    <w:rsid w:val="00F557D1"/>
    <w:rsid w:val="00F568BA"/>
    <w:rsid w:val="00F5709E"/>
    <w:rsid w:val="00F60083"/>
    <w:rsid w:val="00F62479"/>
    <w:rsid w:val="00F6434F"/>
    <w:rsid w:val="00F65992"/>
    <w:rsid w:val="00F664A9"/>
    <w:rsid w:val="00F677B6"/>
    <w:rsid w:val="00F67993"/>
    <w:rsid w:val="00F71332"/>
    <w:rsid w:val="00F80180"/>
    <w:rsid w:val="00F81093"/>
    <w:rsid w:val="00F816AC"/>
    <w:rsid w:val="00F830FC"/>
    <w:rsid w:val="00F84D79"/>
    <w:rsid w:val="00F903DD"/>
    <w:rsid w:val="00F90EE5"/>
    <w:rsid w:val="00F97BFD"/>
    <w:rsid w:val="00F97F79"/>
    <w:rsid w:val="00F97F8D"/>
    <w:rsid w:val="00FA11D9"/>
    <w:rsid w:val="00FA4286"/>
    <w:rsid w:val="00FA4955"/>
    <w:rsid w:val="00FA6201"/>
    <w:rsid w:val="00FA625E"/>
    <w:rsid w:val="00FA7CAD"/>
    <w:rsid w:val="00FA7D60"/>
    <w:rsid w:val="00FA7D9B"/>
    <w:rsid w:val="00FB0701"/>
    <w:rsid w:val="00FB0CCC"/>
    <w:rsid w:val="00FB0EA5"/>
    <w:rsid w:val="00FB13B9"/>
    <w:rsid w:val="00FB3B19"/>
    <w:rsid w:val="00FB47A3"/>
    <w:rsid w:val="00FB4DE0"/>
    <w:rsid w:val="00FB530C"/>
    <w:rsid w:val="00FB6152"/>
    <w:rsid w:val="00FC006D"/>
    <w:rsid w:val="00FC3403"/>
    <w:rsid w:val="00FD1684"/>
    <w:rsid w:val="00FD3AFC"/>
    <w:rsid w:val="00FD3CE1"/>
    <w:rsid w:val="00FD53FE"/>
    <w:rsid w:val="00FD64E3"/>
    <w:rsid w:val="00FD6CE2"/>
    <w:rsid w:val="00FD7214"/>
    <w:rsid w:val="00FD7330"/>
    <w:rsid w:val="00FD741F"/>
    <w:rsid w:val="00FD7479"/>
    <w:rsid w:val="00FD7D7D"/>
    <w:rsid w:val="00FE0CA5"/>
    <w:rsid w:val="00FE1F71"/>
    <w:rsid w:val="00FE202D"/>
    <w:rsid w:val="00FE4C46"/>
    <w:rsid w:val="00FE50E8"/>
    <w:rsid w:val="00FE5340"/>
    <w:rsid w:val="00FE6007"/>
    <w:rsid w:val="00FE6772"/>
    <w:rsid w:val="00FE67D3"/>
    <w:rsid w:val="00FE6CA2"/>
    <w:rsid w:val="00FF2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36AE8EE"/>
  <w15:chartTrackingRefBased/>
  <w15:docId w15:val="{7959B869-9C04-644C-8B4B-372955FD7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BF6"/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0C1B5C"/>
    <w:pPr>
      <w:keepNext/>
      <w:tabs>
        <w:tab w:val="left" w:pos="720"/>
      </w:tabs>
      <w:spacing w:before="120" w:line="228" w:lineRule="auto"/>
      <w:jc w:val="right"/>
      <w:outlineLvl w:val="0"/>
    </w:pPr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C1B5C"/>
    <w:pPr>
      <w:keepNext/>
      <w:widowControl w:val="0"/>
      <w:shd w:val="pct15" w:color="auto" w:fill="FFFFFF"/>
      <w:adjustRightInd w:val="0"/>
      <w:spacing w:before="240" w:line="228" w:lineRule="auto"/>
      <w:ind w:left="706" w:hanging="706"/>
      <w:jc w:val="thaiDistribute"/>
      <w:textAlignment w:val="baseline"/>
      <w:outlineLvl w:val="1"/>
    </w:pPr>
    <w:rPr>
      <w:rFonts w:eastAsia="BrowalliaNew"/>
      <w:b/>
      <w:bCs/>
      <w:spacing w:val="-2"/>
    </w:rPr>
  </w:style>
  <w:style w:type="paragraph" w:styleId="Heading3">
    <w:name w:val="heading 3"/>
    <w:basedOn w:val="Normal"/>
    <w:next w:val="Normal"/>
    <w:link w:val="Heading3Char"/>
    <w:uiPriority w:val="9"/>
    <w:qFormat/>
    <w:rsid w:val="000C1B5C"/>
    <w:pPr>
      <w:keepNext/>
      <w:spacing w:before="240"/>
      <w:jc w:val="thaiDistribute"/>
      <w:outlineLvl w:val="2"/>
    </w:pPr>
    <w:rPr>
      <w:rFonts w:eastAsia="Calibri"/>
      <w:b/>
      <w:bCs/>
      <w:spacing w:val="-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94"/>
    <w:pPr>
      <w:spacing w:before="240" w:after="60"/>
      <w:outlineLvl w:val="6"/>
    </w:pPr>
    <w:rPr>
      <w:rFonts w:ascii="Calibri" w:eastAsia="Times New Roman" w:hAnsi="Calibri" w:cs="Cordia New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B0DF6"/>
    <w:rPr>
      <w:rFonts w:ascii="Tahoma" w:hAnsi="Tahoma"/>
      <w:sz w:val="16"/>
      <w:szCs w:val="18"/>
    </w:rPr>
  </w:style>
  <w:style w:type="paragraph" w:styleId="Header">
    <w:name w:val="header"/>
    <w:aliases w:val="hdr"/>
    <w:basedOn w:val="Normal"/>
    <w:link w:val="Head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hdr Char"/>
    <w:link w:val="Header"/>
    <w:uiPriority w:val="99"/>
    <w:rsid w:val="00B72412"/>
    <w:rPr>
      <w:sz w:val="24"/>
      <w:szCs w:val="28"/>
    </w:rPr>
  </w:style>
  <w:style w:type="paragraph" w:styleId="Footer">
    <w:name w:val="footer"/>
    <w:basedOn w:val="Normal"/>
    <w:link w:val="FooterChar"/>
    <w:uiPriority w:val="99"/>
    <w:unhideWhenUsed/>
    <w:rsid w:val="00B72412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B72412"/>
    <w:rPr>
      <w:sz w:val="24"/>
      <w:szCs w:val="28"/>
    </w:rPr>
  </w:style>
  <w:style w:type="paragraph" w:styleId="NormalWeb">
    <w:name w:val="Normal (Web)"/>
    <w:basedOn w:val="Normal"/>
    <w:uiPriority w:val="99"/>
    <w:rsid w:val="004A222C"/>
    <w:pPr>
      <w:spacing w:before="100" w:beforeAutospacing="1" w:after="100" w:afterAutospacing="1"/>
    </w:pPr>
    <w:rPr>
      <w:rFonts w:ascii="Tahoma" w:eastAsia="SimSun" w:hAnsi="Tahoma" w:cs="Tahoma"/>
      <w:szCs w:val="24"/>
      <w:lang w:eastAsia="zh-CN"/>
    </w:rPr>
  </w:style>
  <w:style w:type="paragraph" w:styleId="ListParagraph">
    <w:name w:val="List Paragraph"/>
    <w:aliases w:val="TORBAAC,Table Heading"/>
    <w:basedOn w:val="Normal"/>
    <w:link w:val="ListParagraphChar"/>
    <w:uiPriority w:val="34"/>
    <w:qFormat/>
    <w:rsid w:val="004A222C"/>
    <w:pPr>
      <w:ind w:left="720"/>
      <w:contextualSpacing/>
    </w:pPr>
    <w:rPr>
      <w:rFonts w:ascii="Cordia New" w:eastAsia="Cordia New" w:hAnsi="Cordia New"/>
      <w:sz w:val="28"/>
      <w:szCs w:val="35"/>
      <w:lang w:eastAsia="zh-CN"/>
    </w:rPr>
  </w:style>
  <w:style w:type="table" w:styleId="TableGrid">
    <w:name w:val="Table Grid"/>
    <w:basedOn w:val="TableNormal"/>
    <w:uiPriority w:val="59"/>
    <w:rsid w:val="001B16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C79EB"/>
  </w:style>
  <w:style w:type="character" w:customStyle="1" w:styleId="Heading1Char">
    <w:name w:val="Heading 1 Char"/>
    <w:link w:val="Heading1"/>
    <w:rsid w:val="000C1B5C"/>
    <w:rPr>
      <w:rFonts w:ascii="JasmineUPC" w:eastAsia="JasmineUPC" w:hAnsi="JasmineUPC" w:cs="JasmineUPC"/>
      <w:b/>
      <w:bCs/>
      <w:kern w:val="32"/>
      <w:sz w:val="48"/>
      <w:szCs w:val="48"/>
      <w:lang w:val="x-none" w:eastAsia="x-none"/>
    </w:rPr>
  </w:style>
  <w:style w:type="character" w:customStyle="1" w:styleId="Heading2Char">
    <w:name w:val="Heading 2 Char"/>
    <w:link w:val="Heading2"/>
    <w:uiPriority w:val="9"/>
    <w:rsid w:val="000C1B5C"/>
    <w:rPr>
      <w:rFonts w:ascii="TH Sarabun New" w:eastAsia="BrowalliaNew" w:hAnsi="TH Sarabun New" w:cs="TH Sarabun New"/>
      <w:b/>
      <w:bCs/>
      <w:spacing w:val="-2"/>
      <w:sz w:val="32"/>
      <w:szCs w:val="32"/>
      <w:shd w:val="pct15" w:color="auto" w:fill="FFFFFF"/>
    </w:rPr>
  </w:style>
  <w:style w:type="paragraph" w:customStyle="1" w:styleId="BulletSubNum">
    <w:name w:val="Bullet SubNum"/>
    <w:basedOn w:val="Normal"/>
    <w:uiPriority w:val="99"/>
    <w:rsid w:val="00F17AB7"/>
    <w:pPr>
      <w:numPr>
        <w:numId w:val="1"/>
      </w:numPr>
      <w:tabs>
        <w:tab w:val="clear" w:pos="1110"/>
        <w:tab w:val="num" w:pos="1500"/>
      </w:tabs>
      <w:spacing w:before="120" w:after="120"/>
      <w:ind w:left="1500"/>
      <w:jc w:val="both"/>
    </w:pPr>
    <w:rPr>
      <w:rFonts w:ascii="CordiaUPC" w:eastAsia="Batang" w:hAnsi="CordiaUPC" w:cs="CordiaUPC"/>
      <w:sz w:val="30"/>
      <w:szCs w:val="30"/>
      <w:lang w:eastAsia="ja-JP"/>
    </w:rPr>
  </w:style>
  <w:style w:type="paragraph" w:styleId="BodyText">
    <w:name w:val="Body Text"/>
    <w:basedOn w:val="Normal"/>
    <w:link w:val="BodyTextChar"/>
    <w:rsid w:val="00ED0EF8"/>
    <w:pPr>
      <w:tabs>
        <w:tab w:val="left" w:pos="1701"/>
        <w:tab w:val="left" w:pos="5103"/>
        <w:tab w:val="left" w:pos="8789"/>
      </w:tabs>
      <w:ind w:right="-477"/>
      <w:jc w:val="both"/>
    </w:pPr>
    <w:rPr>
      <w:rFonts w:ascii="Angsana New" w:eastAsia="Cordia New" w:hAnsi="Angsana New"/>
      <w:lang w:eastAsia="zh-CN"/>
    </w:rPr>
  </w:style>
  <w:style w:type="character" w:customStyle="1" w:styleId="BodyTextChar">
    <w:name w:val="Body Text Char"/>
    <w:link w:val="BodyText"/>
    <w:rsid w:val="00ED0EF8"/>
    <w:rPr>
      <w:rFonts w:ascii="Angsana New" w:eastAsia="Cordia New" w:hAnsi="Angsana New"/>
      <w:sz w:val="32"/>
      <w:szCs w:val="32"/>
      <w:lang w:eastAsia="zh-CN"/>
    </w:rPr>
  </w:style>
  <w:style w:type="paragraph" w:styleId="BodyTextIndent3">
    <w:name w:val="Body Text Indent 3"/>
    <w:basedOn w:val="Normal"/>
    <w:link w:val="BodyTextIndent3Char"/>
    <w:rsid w:val="00ED0EF8"/>
    <w:pPr>
      <w:tabs>
        <w:tab w:val="left" w:pos="720"/>
      </w:tabs>
      <w:ind w:left="720" w:hanging="720"/>
      <w:jc w:val="both"/>
    </w:pPr>
    <w:rPr>
      <w:rFonts w:ascii="CordiaUPC" w:eastAsia="Cordia New" w:hAnsi="CordiaUPC" w:cs="CordiaUPC"/>
    </w:rPr>
  </w:style>
  <w:style w:type="character" w:customStyle="1" w:styleId="BodyTextIndent3Char">
    <w:name w:val="Body Text Indent 3 Char"/>
    <w:link w:val="BodyTextIndent3"/>
    <w:rsid w:val="00ED0EF8"/>
    <w:rPr>
      <w:rFonts w:ascii="CordiaUPC" w:eastAsia="Cordia New" w:hAnsi="CordiaUPC" w:cs="CordiaUPC"/>
      <w:sz w:val="32"/>
      <w:szCs w:val="32"/>
    </w:rPr>
  </w:style>
  <w:style w:type="character" w:styleId="Hyperlink">
    <w:name w:val="Hyperlink"/>
    <w:uiPriority w:val="99"/>
    <w:unhideWhenUsed/>
    <w:rsid w:val="004E24D4"/>
    <w:rPr>
      <w:color w:val="0000FF"/>
      <w:u w:val="single"/>
    </w:rPr>
  </w:style>
  <w:style w:type="character" w:customStyle="1" w:styleId="ListParagraphChar">
    <w:name w:val="List Paragraph Char"/>
    <w:aliases w:val="TORBAAC Char,Table Heading Char"/>
    <w:link w:val="ListParagraph"/>
    <w:uiPriority w:val="34"/>
    <w:locked/>
    <w:rsid w:val="0082125D"/>
    <w:rPr>
      <w:rFonts w:ascii="Cordia New" w:eastAsia="Cordia New" w:hAnsi="Cordia New"/>
      <w:sz w:val="28"/>
      <w:szCs w:val="35"/>
      <w:lang w:eastAsia="zh-CN"/>
    </w:rPr>
  </w:style>
  <w:style w:type="character" w:styleId="CommentReference">
    <w:name w:val="annotation reference"/>
    <w:uiPriority w:val="99"/>
    <w:semiHidden/>
    <w:unhideWhenUsed/>
    <w:rsid w:val="009D05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571"/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9D0571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571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D0571"/>
    <w:rPr>
      <w:b/>
      <w:bCs/>
      <w:szCs w:val="25"/>
    </w:rPr>
  </w:style>
  <w:style w:type="character" w:customStyle="1" w:styleId="Heading3Char">
    <w:name w:val="Heading 3 Char"/>
    <w:link w:val="Heading3"/>
    <w:uiPriority w:val="9"/>
    <w:rsid w:val="000C1B5C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character" w:customStyle="1" w:styleId="Bold">
    <w:name w:val="Bold"/>
    <w:uiPriority w:val="1"/>
    <w:qFormat/>
    <w:rsid w:val="00C20416"/>
    <w:rPr>
      <w:rFonts w:ascii="TH Sarabun New" w:eastAsia="Calibri" w:hAnsi="TH Sarabun New" w:cs="TH Sarabun New"/>
      <w:b/>
      <w:bCs/>
      <w:spacing w:val="-2"/>
      <w:sz w:val="32"/>
      <w:szCs w:val="32"/>
    </w:rPr>
  </w:style>
  <w:style w:type="paragraph" w:customStyle="1" w:styleId="a0">
    <w:name w:val="ขอบเขตงานในโครงการ"/>
    <w:basedOn w:val="Normal"/>
    <w:qFormat/>
    <w:rsid w:val="003E14E3"/>
    <w:pPr>
      <w:numPr>
        <w:ilvl w:val="1"/>
        <w:numId w:val="2"/>
      </w:numPr>
      <w:spacing w:after="60"/>
      <w:ind w:left="1627" w:hanging="360"/>
      <w:jc w:val="thaiDistribute"/>
    </w:pPr>
    <w:rPr>
      <w:rFonts w:eastAsia="Calibri"/>
      <w:spacing w:val="-2"/>
    </w:rPr>
  </w:style>
  <w:style w:type="paragraph" w:customStyle="1" w:styleId="a">
    <w:name w:val="โครงการตามกลุ่มผลงาน"/>
    <w:basedOn w:val="Normal"/>
    <w:qFormat/>
    <w:rsid w:val="00F12871"/>
    <w:pPr>
      <w:numPr>
        <w:numId w:val="2"/>
      </w:numPr>
      <w:spacing w:after="120"/>
      <w:jc w:val="thaiDistribute"/>
    </w:pPr>
    <w:rPr>
      <w:rFonts w:eastAsia="BrowalliaNew"/>
      <w:spacing w:val="-2"/>
    </w:rPr>
  </w:style>
  <w:style w:type="character" w:customStyle="1" w:styleId="BoldItalic">
    <w:name w:val="Bold + Italic"/>
    <w:uiPriority w:val="1"/>
    <w:qFormat/>
    <w:rsid w:val="003E14E3"/>
    <w:rPr>
      <w:b/>
      <w:bCs/>
      <w:i/>
      <w:iCs/>
      <w:color w:val="000000"/>
    </w:rPr>
  </w:style>
  <w:style w:type="paragraph" w:customStyle="1" w:styleId="NormalFirstLine05">
    <w:name w:val="Normal+First Line 0.5&quot;"/>
    <w:basedOn w:val="Normal"/>
    <w:qFormat/>
    <w:rsid w:val="003E14E3"/>
    <w:pPr>
      <w:spacing w:before="120"/>
      <w:ind w:firstLine="720"/>
      <w:jc w:val="thaiDistribute"/>
    </w:pPr>
    <w:rPr>
      <w:rFonts w:eastAsia="Calibri"/>
      <w:spacing w:val="-2"/>
    </w:rPr>
  </w:style>
  <w:style w:type="paragraph" w:customStyle="1" w:styleId="BullettypeI">
    <w:name w:val="Bullet type I"/>
    <w:basedOn w:val="Normal"/>
    <w:qFormat/>
    <w:rsid w:val="003E14E3"/>
    <w:pPr>
      <w:tabs>
        <w:tab w:val="left" w:pos="1800"/>
        <w:tab w:val="left" w:pos="4320"/>
      </w:tabs>
      <w:ind w:left="1800" w:hanging="360"/>
      <w:jc w:val="thaiDistribute"/>
    </w:pPr>
    <w:rPr>
      <w:rFonts w:eastAsia="Calibri"/>
      <w:spacing w:val="-2"/>
    </w:rPr>
  </w:style>
  <w:style w:type="paragraph" w:customStyle="1" w:styleId="BullettypeIAfter3">
    <w:name w:val="Bullet type I + After 3"/>
    <w:basedOn w:val="BullettypeI"/>
    <w:qFormat/>
    <w:rsid w:val="003E14E3"/>
    <w:pPr>
      <w:numPr>
        <w:numId w:val="3"/>
      </w:numPr>
      <w:spacing w:after="60"/>
    </w:pPr>
  </w:style>
  <w:style w:type="character" w:customStyle="1" w:styleId="Shadow">
    <w:name w:val="Shadow"/>
    <w:uiPriority w:val="1"/>
    <w:qFormat/>
    <w:rsid w:val="000C1B5C"/>
    <w:rPr>
      <w:rFonts w:ascii="JasmineUPC" w:hAnsi="JasmineUPC" w:cs="JasmineUPC"/>
      <w:sz w:val="48"/>
      <w:szCs w:val="48"/>
    </w:rPr>
  </w:style>
  <w:style w:type="character" w:customStyle="1" w:styleId="Heading7Char">
    <w:name w:val="Heading 7 Char"/>
    <w:link w:val="Heading7"/>
    <w:uiPriority w:val="9"/>
    <w:semiHidden/>
    <w:rsid w:val="00914394"/>
    <w:rPr>
      <w:rFonts w:ascii="Calibri" w:eastAsia="Times New Roman" w:hAnsi="Calibri" w:cs="Cordia New"/>
      <w:sz w:val="24"/>
      <w:szCs w:val="30"/>
    </w:rPr>
  </w:style>
  <w:style w:type="paragraph" w:customStyle="1" w:styleId="a1">
    <w:name w:val="ลิสต์โครงการ"/>
    <w:basedOn w:val="Normal"/>
    <w:qFormat/>
    <w:rsid w:val="00914394"/>
    <w:pPr>
      <w:tabs>
        <w:tab w:val="left" w:pos="1440"/>
        <w:tab w:val="left" w:pos="4320"/>
      </w:tabs>
      <w:spacing w:before="60" w:after="60"/>
      <w:ind w:left="1440" w:hanging="288"/>
      <w:jc w:val="thaiDistribute"/>
    </w:pPr>
    <w:rPr>
      <w:rFonts w:eastAsia="Calibri"/>
      <w:spacing w:val="-2"/>
    </w:rPr>
  </w:style>
  <w:style w:type="paragraph" w:customStyle="1" w:styleId="05">
    <w:name w:val="ย่อหน้า 0.5&quot;"/>
    <w:basedOn w:val="Normal"/>
    <w:qFormat/>
    <w:rsid w:val="00914394"/>
    <w:pPr>
      <w:spacing w:before="60" w:after="60"/>
      <w:ind w:firstLine="720"/>
      <w:jc w:val="thaiDistribute"/>
    </w:pPr>
  </w:style>
  <w:style w:type="character" w:customStyle="1" w:styleId="a2">
    <w:name w:val="เงาอักษร"/>
    <w:uiPriority w:val="1"/>
    <w:qFormat/>
    <w:rsid w:val="00914394"/>
    <w:rPr>
      <w:lang w:val="en-US"/>
    </w:rPr>
  </w:style>
  <w:style w:type="paragraph" w:customStyle="1" w:styleId="075">
    <w:name w:val="ย่อหน้า 0.75&quot;"/>
    <w:basedOn w:val="05"/>
    <w:qFormat/>
    <w:rsid w:val="00914394"/>
    <w:pPr>
      <w:ind w:firstLine="1080"/>
    </w:pPr>
  </w:style>
  <w:style w:type="paragraph" w:customStyle="1" w:styleId="Bullet">
    <w:name w:val="ในตาราง มี Bullet"/>
    <w:basedOn w:val="Normal"/>
    <w:qFormat/>
    <w:rsid w:val="00914394"/>
    <w:pPr>
      <w:numPr>
        <w:numId w:val="4"/>
      </w:numPr>
      <w:spacing w:before="60" w:after="60"/>
      <w:ind w:left="101" w:hanging="144"/>
    </w:pPr>
    <w:rPr>
      <w:sz w:val="26"/>
      <w:szCs w:val="26"/>
    </w:rPr>
  </w:style>
  <w:style w:type="character" w:customStyle="1" w:styleId="bold0">
    <w:name w:val="bold"/>
    <w:qFormat/>
    <w:rsid w:val="00914394"/>
    <w:rPr>
      <w:b/>
      <w:bCs/>
    </w:rPr>
  </w:style>
  <w:style w:type="paragraph" w:styleId="Caption">
    <w:name w:val="caption"/>
    <w:aliases w:val="รูปที่"/>
    <w:basedOn w:val="Normal"/>
    <w:next w:val="Normal"/>
    <w:uiPriority w:val="35"/>
    <w:unhideWhenUsed/>
    <w:qFormat/>
    <w:rsid w:val="00125CC1"/>
    <w:pPr>
      <w:spacing w:after="240" w:line="228" w:lineRule="auto"/>
      <w:jc w:val="center"/>
    </w:pPr>
    <w:rPr>
      <w:rFonts w:ascii="TH Sarabun New Bold" w:hAnsi="TH Sarabun New Bold"/>
      <w:b/>
      <w:bCs/>
    </w:rPr>
  </w:style>
  <w:style w:type="character" w:customStyle="1" w:styleId="Bodytext0">
    <w:name w:val="Body text_"/>
    <w:link w:val="BodyText2"/>
    <w:rsid w:val="007E68B6"/>
    <w:rPr>
      <w:rFonts w:ascii="Cordia New" w:eastAsia="Cordia New" w:hAnsi="Cordia New" w:cs="Cordia New"/>
      <w:sz w:val="31"/>
      <w:szCs w:val="31"/>
      <w:shd w:val="clear" w:color="auto" w:fill="FFFFFF"/>
    </w:rPr>
  </w:style>
  <w:style w:type="paragraph" w:customStyle="1" w:styleId="BodyText2">
    <w:name w:val="Body Text2"/>
    <w:basedOn w:val="Normal"/>
    <w:link w:val="Bodytext0"/>
    <w:rsid w:val="007E68B6"/>
    <w:pPr>
      <w:shd w:val="clear" w:color="auto" w:fill="FFFFFF"/>
      <w:spacing w:before="540" w:line="437" w:lineRule="exact"/>
      <w:ind w:hanging="700"/>
    </w:pPr>
    <w:rPr>
      <w:rFonts w:ascii="Cordia New" w:eastAsia="Cordia New" w:hAnsi="Cordia New" w:cs="Cordia New"/>
      <w:sz w:val="31"/>
      <w:szCs w:val="31"/>
    </w:rPr>
  </w:style>
  <w:style w:type="paragraph" w:styleId="Title">
    <w:name w:val="Title"/>
    <w:basedOn w:val="Normal"/>
    <w:link w:val="TitleChar"/>
    <w:qFormat/>
    <w:rsid w:val="0015064C"/>
    <w:pPr>
      <w:jc w:val="center"/>
    </w:pPr>
    <w:rPr>
      <w:rFonts w:ascii="Angsana New" w:eastAsia="Cordia New" w:hAnsi="Angsana New" w:cs="Angsana New"/>
      <w:b/>
      <w:bCs/>
      <w:sz w:val="40"/>
      <w:szCs w:val="40"/>
      <w:lang w:val="x-none" w:eastAsia="x-none"/>
    </w:rPr>
  </w:style>
  <w:style w:type="character" w:customStyle="1" w:styleId="TitleChar">
    <w:name w:val="Title Char"/>
    <w:link w:val="Title"/>
    <w:rsid w:val="0015064C"/>
    <w:rPr>
      <w:rFonts w:ascii="Angsana New" w:eastAsia="Cordia New" w:hAnsi="Angsana New"/>
      <w:b/>
      <w:bCs/>
      <w:sz w:val="40"/>
      <w:szCs w:val="40"/>
      <w:lang w:val="x-none" w:eastAsia="x-none"/>
    </w:rPr>
  </w:style>
  <w:style w:type="character" w:styleId="UnresolvedMention">
    <w:name w:val="Unresolved Mention"/>
    <w:uiPriority w:val="99"/>
    <w:semiHidden/>
    <w:unhideWhenUsed/>
    <w:rsid w:val="00944DB3"/>
    <w:rPr>
      <w:color w:val="605E5C"/>
      <w:shd w:val="clear" w:color="auto" w:fill="E1DFDD"/>
    </w:rPr>
  </w:style>
  <w:style w:type="character" w:styleId="Strong">
    <w:name w:val="Strong"/>
    <w:uiPriority w:val="22"/>
    <w:qFormat/>
    <w:rsid w:val="00725AEC"/>
    <w:rPr>
      <w:b/>
      <w:bCs/>
    </w:rPr>
  </w:style>
  <w:style w:type="numbering" w:customStyle="1" w:styleId="CurrentList1">
    <w:name w:val="Current List1"/>
    <w:uiPriority w:val="99"/>
    <w:rsid w:val="006359B5"/>
    <w:pPr>
      <w:numPr>
        <w:numId w:val="15"/>
      </w:numPr>
    </w:pPr>
  </w:style>
  <w:style w:type="numbering" w:customStyle="1" w:styleId="CurrentList2">
    <w:name w:val="Current List2"/>
    <w:uiPriority w:val="99"/>
    <w:rsid w:val="005722B8"/>
    <w:pPr>
      <w:numPr>
        <w:numId w:val="16"/>
      </w:numPr>
    </w:pPr>
  </w:style>
  <w:style w:type="numbering" w:customStyle="1" w:styleId="CurrentList3">
    <w:name w:val="Current List3"/>
    <w:uiPriority w:val="99"/>
    <w:rsid w:val="005722B8"/>
    <w:pPr>
      <w:numPr>
        <w:numId w:val="17"/>
      </w:numPr>
    </w:pPr>
  </w:style>
  <w:style w:type="numbering" w:customStyle="1" w:styleId="CurrentList4">
    <w:name w:val="Current List4"/>
    <w:uiPriority w:val="99"/>
    <w:rsid w:val="005722B8"/>
    <w:pPr>
      <w:numPr>
        <w:numId w:val="18"/>
      </w:numPr>
    </w:pPr>
  </w:style>
  <w:style w:type="numbering" w:customStyle="1" w:styleId="CurrentList5">
    <w:name w:val="Current List5"/>
    <w:uiPriority w:val="99"/>
    <w:rsid w:val="00465578"/>
    <w:pPr>
      <w:numPr>
        <w:numId w:val="19"/>
      </w:numPr>
    </w:pPr>
  </w:style>
  <w:style w:type="numbering" w:customStyle="1" w:styleId="CurrentList6">
    <w:name w:val="Current List6"/>
    <w:uiPriority w:val="99"/>
    <w:rsid w:val="00465578"/>
    <w:pPr>
      <w:numPr>
        <w:numId w:val="20"/>
      </w:numPr>
    </w:pPr>
  </w:style>
  <w:style w:type="paragraph" w:styleId="Revision">
    <w:name w:val="Revision"/>
    <w:hidden/>
    <w:uiPriority w:val="99"/>
    <w:semiHidden/>
    <w:rsid w:val="00BB79C4"/>
    <w:rPr>
      <w:rFonts w:ascii="TH Sarabun New" w:eastAsia="TH Sarabun New" w:hAnsi="TH Sarabun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27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75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36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84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3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18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26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6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9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4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4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2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7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15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8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1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1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7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63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8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484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6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70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4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5ADC0F-BCF1-43D1-84CD-77361B080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2775</Words>
  <Characters>15818</Characters>
  <Application>Microsoft Office Word</Application>
  <DocSecurity>0</DocSecurity>
  <Lines>131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ข้อกำหนดและขอบเขตงาน (Term of Reference)</vt:lpstr>
      <vt:lpstr>ข้อกำหนดและขอบเขตงาน (Term of Reference)</vt:lpstr>
    </vt:vector>
  </TitlesOfParts>
  <Company>mrta</Company>
  <LinksUpToDate>false</LinksUpToDate>
  <CharactersWithSpaces>18556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ข้อกำหนดและขอบเขตงาน (Term of Reference)</dc:title>
  <dc:subject/>
  <dc:creator>MAM Anocha</dc:creator>
  <cp:keywords/>
  <dc:description/>
  <cp:lastModifiedBy>Microsoft Office User</cp:lastModifiedBy>
  <cp:revision>2</cp:revision>
  <cp:lastPrinted>2022-11-15T13:38:00Z</cp:lastPrinted>
  <dcterms:created xsi:type="dcterms:W3CDTF">2022-12-07T14:32:00Z</dcterms:created>
  <dcterms:modified xsi:type="dcterms:W3CDTF">2022-12-07T14:32:00Z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3e97c5165f550974be828243d18a2a6ebce6045ebf465edab1095367a53214c8</vt:lpwstr>
  </property>
</Properties>
</file>