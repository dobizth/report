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D9714" w14:textId="7C364760" w:rsidR="004A3C5F" w:rsidRPr="004C592A" w:rsidRDefault="00A95A7F" w:rsidP="004C592A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3907200"/>
      <w:bookmarkEnd w:id="0"/>
      <w:r w:rsidRPr="004C592A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บท</w:t>
      </w:r>
      <w:r w:rsidR="00077961" w:rsidRPr="004C592A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ที่ </w:t>
      </w:r>
      <w:r w:rsidR="00E465BD" w:rsidRPr="004C592A"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3</w:t>
      </w:r>
    </w:p>
    <w:p w14:paraId="7E81B500" w14:textId="77777777" w:rsidR="00E465BD" w:rsidRPr="004C592A" w:rsidRDefault="00E465BD" w:rsidP="004C592A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r w:rsidRPr="004C592A">
        <w:rPr>
          <w:b/>
          <w:bCs/>
          <w:color w:val="000000"/>
          <w:sz w:val="48"/>
          <w:szCs w:val="48"/>
          <w:cs/>
        </w:rPr>
        <w:t>การออกแบบขั้นตอนการให้บริการผ่านระบบดิจิทัล</w:t>
      </w:r>
    </w:p>
    <w:p w14:paraId="6F29B992" w14:textId="13033E82" w:rsidR="008F5ACB" w:rsidRPr="004C592A" w:rsidRDefault="00E465BD" w:rsidP="004C592A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r w:rsidRPr="004C592A">
        <w:rPr>
          <w:b/>
          <w:bCs/>
          <w:color w:val="000000"/>
          <w:sz w:val="48"/>
          <w:szCs w:val="48"/>
          <w:cs/>
        </w:rPr>
        <w:t>ที่เป็นมาตรฐาน (</w:t>
      </w:r>
      <w:r w:rsidRPr="004C592A">
        <w:rPr>
          <w:b/>
          <w:bCs/>
          <w:color w:val="000000"/>
          <w:sz w:val="48"/>
          <w:szCs w:val="48"/>
        </w:rPr>
        <w:t>Digital Service Process)</w:t>
      </w:r>
    </w:p>
    <w:p w14:paraId="2EC1180B" w14:textId="77777777" w:rsidR="006359B5" w:rsidRPr="004C592A" w:rsidRDefault="006359B5" w:rsidP="004C6E97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573118CD" w14:textId="65820A6B" w:rsidR="00194F69" w:rsidRPr="00555376" w:rsidRDefault="00E465BD" w:rsidP="00555376">
      <w:pPr>
        <w:tabs>
          <w:tab w:val="left" w:pos="720"/>
        </w:tabs>
        <w:spacing w:line="228" w:lineRule="auto"/>
        <w:ind w:right="29"/>
        <w:jc w:val="thaiDistribute"/>
        <w:rPr>
          <w:b/>
          <w:bCs/>
          <w:color w:val="000000"/>
          <w:u w:val="single"/>
        </w:rPr>
      </w:pPr>
      <w:r w:rsidRPr="00555376">
        <w:rPr>
          <w:b/>
          <w:bCs/>
          <w:color w:val="000000"/>
          <w:u w:val="single"/>
          <w:cs/>
        </w:rPr>
        <w:t>การออกแบบขั้นตอนการให้บริการผ่านระบบดิจิทัลสำหรับผู้ประกอบการ</w:t>
      </w:r>
    </w:p>
    <w:p w14:paraId="6595DBD6" w14:textId="42CC1F21" w:rsidR="00E465BD" w:rsidRPr="004C592A" w:rsidRDefault="00E465BD" w:rsidP="00E465BD"/>
    <w:p w14:paraId="74FD7900" w14:textId="77777777" w:rsidR="007A4873" w:rsidRDefault="002339A7" w:rsidP="00555376">
      <w:pPr>
        <w:ind w:firstLine="720"/>
        <w:jc w:val="thaiDistribute"/>
        <w:rPr>
          <w:ins w:id="1" w:author="Microsoft Office User" w:date="2022-12-03T15:52:00Z"/>
        </w:rPr>
      </w:pPr>
      <w:r w:rsidRPr="004C592A">
        <w:rPr>
          <w:cs/>
        </w:rPr>
        <w:t>ขั้นตอนการให้บริการผ่านระบบดิจิทัลสำหรับผู้ประกอบการ</w:t>
      </w:r>
      <w:r w:rsidR="004C592A">
        <w:rPr>
          <w:rFonts w:hint="cs"/>
          <w:cs/>
        </w:rPr>
        <w:t xml:space="preserve"> </w:t>
      </w:r>
      <w:r w:rsidRPr="004C592A">
        <w:rPr>
          <w:cs/>
        </w:rPr>
        <w:t xml:space="preserve">แบ่งออกเป็น </w:t>
      </w:r>
      <w:r w:rsidR="00475B0C">
        <w:t>3</w:t>
      </w:r>
      <w:r w:rsidRPr="004C592A">
        <w:t xml:space="preserve"> </w:t>
      </w:r>
      <w:r w:rsidRPr="004C592A">
        <w:rPr>
          <w:cs/>
        </w:rPr>
        <w:t>ส่วน</w:t>
      </w:r>
      <w:r w:rsidR="00A37ACA">
        <w:rPr>
          <w:rFonts w:hint="cs"/>
          <w:cs/>
        </w:rPr>
        <w:t xml:space="preserve"> แสดงดัง</w:t>
      </w:r>
      <w:r w:rsidR="00A37ACA" w:rsidRPr="004C592A">
        <w:rPr>
          <w:cs/>
        </w:rPr>
        <w:t xml:space="preserve">ภาพที่ </w:t>
      </w:r>
      <w:r w:rsidR="009637A1">
        <w:t>3-</w:t>
      </w:r>
      <w:r w:rsidR="00A37ACA" w:rsidRPr="004C592A">
        <w:t>1</w:t>
      </w:r>
      <w:r w:rsidR="00A37ACA">
        <w:rPr>
          <w:rFonts w:hint="cs"/>
          <w:cs/>
        </w:rPr>
        <w:t xml:space="preserve"> </w:t>
      </w:r>
      <w:r w:rsidR="00475B0C">
        <w:rPr>
          <w:rFonts w:hint="cs"/>
          <w:cs/>
        </w:rPr>
        <w:t>ได้แก่</w:t>
      </w:r>
      <w:r w:rsidRPr="004C592A">
        <w:rPr>
          <w:cs/>
        </w:rPr>
        <w:t xml:space="preserve"> </w:t>
      </w:r>
    </w:p>
    <w:p w14:paraId="5B8EC540" w14:textId="77777777" w:rsidR="007A4873" w:rsidRDefault="002339A7" w:rsidP="00555376">
      <w:pPr>
        <w:ind w:firstLine="720"/>
        <w:jc w:val="thaiDistribute"/>
        <w:rPr>
          <w:ins w:id="2" w:author="Microsoft Office User" w:date="2022-12-03T15:52:00Z"/>
        </w:rPr>
      </w:pPr>
      <w:r w:rsidRPr="004C592A">
        <w:t xml:space="preserve">1) </w:t>
      </w:r>
      <w:r w:rsidR="00475B0C">
        <w:rPr>
          <w:rFonts w:hint="cs"/>
          <w:cs/>
        </w:rPr>
        <w:t>ส่วนที่เป็น</w:t>
      </w:r>
      <w:r w:rsidRPr="004C592A">
        <w:rPr>
          <w:cs/>
        </w:rPr>
        <w:t>สีเหลืองเป็น</w:t>
      </w:r>
      <w:r w:rsidR="00475B0C">
        <w:rPr>
          <w:rFonts w:hint="cs"/>
          <w:cs/>
        </w:rPr>
        <w:t>ขั้นตอนการให้บริการออกใบอนุญาตของหน่วยงานเจ้าของใบอนุญาต</w:t>
      </w:r>
      <w:r w:rsidRPr="004C592A">
        <w:rPr>
          <w:cs/>
        </w:rPr>
        <w:t xml:space="preserve"> </w:t>
      </w:r>
    </w:p>
    <w:p w14:paraId="1F6E6A23" w14:textId="77777777" w:rsidR="007A4873" w:rsidRDefault="002339A7" w:rsidP="00555376">
      <w:pPr>
        <w:ind w:firstLine="720"/>
        <w:jc w:val="thaiDistribute"/>
        <w:rPr>
          <w:ins w:id="3" w:author="Microsoft Office User" w:date="2022-12-03T15:52:00Z"/>
        </w:rPr>
      </w:pPr>
      <w:r w:rsidRPr="004C592A">
        <w:t xml:space="preserve">2) </w:t>
      </w:r>
      <w:r w:rsidR="00475B0C">
        <w:rPr>
          <w:rFonts w:hint="cs"/>
          <w:cs/>
        </w:rPr>
        <w:t>ส่วนที่เป็น</w:t>
      </w:r>
      <w:r w:rsidRPr="004C592A">
        <w:rPr>
          <w:cs/>
        </w:rPr>
        <w:t>สีฟ้าเป็นระบบดิจิทัลสนับส</w:t>
      </w:r>
      <w:r w:rsidR="000043A5">
        <w:rPr>
          <w:rFonts w:hint="cs"/>
          <w:cs/>
        </w:rPr>
        <w:t>นุน</w:t>
      </w:r>
      <w:r w:rsidR="00475B0C">
        <w:rPr>
          <w:rFonts w:hint="cs"/>
          <w:cs/>
        </w:rPr>
        <w:t>การให้บริการออกใบอนุญาต</w:t>
      </w:r>
      <w:r w:rsidR="00475B0C">
        <w:t xml:space="preserve"> </w:t>
      </w:r>
      <w:r w:rsidR="00475B0C">
        <w:rPr>
          <w:rFonts w:hint="cs"/>
          <w:cs/>
        </w:rPr>
        <w:t xml:space="preserve">และ </w:t>
      </w:r>
    </w:p>
    <w:p w14:paraId="6BC838EE" w14:textId="27130332" w:rsidR="00555376" w:rsidRDefault="00475B0C" w:rsidP="00555376">
      <w:pPr>
        <w:ind w:firstLine="720"/>
        <w:jc w:val="thaiDistribute"/>
        <w:rPr>
          <w:cs/>
        </w:rPr>
      </w:pPr>
      <w:r>
        <w:t xml:space="preserve">3) </w:t>
      </w:r>
      <w:r>
        <w:rPr>
          <w:rFonts w:hint="cs"/>
          <w:cs/>
        </w:rPr>
        <w:t>ผู้ประกอบการที่เข้ามาขอรับบริการผ่าน</w:t>
      </w:r>
      <w:r w:rsidRPr="004C592A">
        <w:rPr>
          <w:cs/>
        </w:rPr>
        <w:t>ระบบดิจิทัลสนับส</w:t>
      </w:r>
      <w:r>
        <w:rPr>
          <w:rFonts w:hint="cs"/>
          <w:cs/>
        </w:rPr>
        <w:t>นุนการให้บริการ</w:t>
      </w:r>
    </w:p>
    <w:p w14:paraId="7F8DBBF2" w14:textId="77777777" w:rsidR="00555376" w:rsidRDefault="00555376" w:rsidP="00283802">
      <w:pPr>
        <w:jc w:val="thaiDistribute"/>
      </w:pPr>
    </w:p>
    <w:p w14:paraId="0848F4DC" w14:textId="61B407C0" w:rsidR="00555376" w:rsidRDefault="00555376" w:rsidP="009637A1">
      <w:pPr>
        <w:jc w:val="thaiDistribute"/>
      </w:pPr>
      <w:r>
        <w:rPr>
          <w:noProof/>
        </w:rPr>
        <w:drawing>
          <wp:inline distT="0" distB="0" distL="0" distR="0" wp14:anchorId="5054071C" wp14:editId="3B3DC894">
            <wp:extent cx="5502910" cy="2867660"/>
            <wp:effectExtent l="0" t="0" r="2540" b="889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0E7B" w14:textId="02723832" w:rsidR="00555376" w:rsidRPr="009637A1" w:rsidRDefault="009637A1" w:rsidP="009637A1">
      <w:pPr>
        <w:pStyle w:val="Caption"/>
        <w:rPr>
          <w:rFonts w:ascii="TH SarabunPSK" w:hAnsi="TH SarabunPSK" w:cs="TH SarabunPSK"/>
        </w:rPr>
      </w:pPr>
      <w:r w:rsidRPr="009637A1">
        <w:rPr>
          <w:rFonts w:ascii="TH SarabunPSK" w:hAnsi="TH SarabunPSK" w:cs="TH SarabunPSK" w:hint="cs"/>
          <w:cs/>
        </w:rPr>
        <w:t xml:space="preserve">ภาพที่ </w:t>
      </w:r>
      <w:r w:rsidRPr="009637A1">
        <w:rPr>
          <w:rFonts w:ascii="TH SarabunPSK" w:hAnsi="TH SarabunPSK" w:cs="TH SarabunPSK" w:hint="cs"/>
        </w:rPr>
        <w:t xml:space="preserve">3- </w:t>
      </w:r>
      <w:r w:rsidRPr="009637A1">
        <w:rPr>
          <w:rFonts w:ascii="TH SarabunPSK" w:hAnsi="TH SarabunPSK" w:cs="TH SarabunPSK" w:hint="cs"/>
        </w:rPr>
        <w:fldChar w:fldCharType="begin"/>
      </w:r>
      <w:r w:rsidRPr="009637A1">
        <w:rPr>
          <w:rFonts w:ascii="TH SarabunPSK" w:hAnsi="TH SarabunPSK" w:cs="TH SarabunPSK" w:hint="cs"/>
        </w:rPr>
        <w:instrText xml:space="preserve"> SEQ </w:instrText>
      </w:r>
      <w:r w:rsidRPr="009637A1">
        <w:rPr>
          <w:rFonts w:ascii="TH SarabunPSK" w:hAnsi="TH SarabunPSK" w:cs="TH SarabunPSK" w:hint="cs"/>
          <w:cs/>
        </w:rPr>
        <w:instrText>ภาพที่</w:instrText>
      </w:r>
      <w:r w:rsidRPr="009637A1">
        <w:rPr>
          <w:rFonts w:ascii="TH SarabunPSK" w:hAnsi="TH SarabunPSK" w:cs="TH SarabunPSK" w:hint="cs"/>
        </w:rPr>
        <w:instrText xml:space="preserve">_3- \* ARABIC </w:instrText>
      </w:r>
      <w:r w:rsidRPr="009637A1">
        <w:rPr>
          <w:rFonts w:ascii="TH SarabunPSK" w:hAnsi="TH SarabunPSK" w:cs="TH SarabunPSK" w:hint="cs"/>
        </w:rPr>
        <w:fldChar w:fldCharType="separate"/>
      </w:r>
      <w:r w:rsidR="0027199B">
        <w:rPr>
          <w:rFonts w:ascii="TH SarabunPSK" w:hAnsi="TH SarabunPSK" w:cs="TH SarabunPSK"/>
          <w:noProof/>
        </w:rPr>
        <w:t>1</w:t>
      </w:r>
      <w:r w:rsidRPr="009637A1">
        <w:rPr>
          <w:rFonts w:ascii="TH SarabunPSK" w:hAnsi="TH SarabunPSK" w:cs="TH SarabunPSK" w:hint="cs"/>
        </w:rPr>
        <w:fldChar w:fldCharType="end"/>
      </w:r>
      <w:r w:rsidRPr="009637A1">
        <w:rPr>
          <w:rFonts w:ascii="TH SarabunPSK" w:hAnsi="TH SarabunPSK" w:cs="TH SarabunPSK" w:hint="cs"/>
        </w:rPr>
        <w:t xml:space="preserve"> </w:t>
      </w:r>
      <w:r w:rsidR="00283802" w:rsidRPr="009637A1">
        <w:rPr>
          <w:rFonts w:ascii="TH SarabunPSK" w:hAnsi="TH SarabunPSK" w:cs="TH SarabunPSK" w:hint="cs"/>
          <w:cs/>
        </w:rPr>
        <w:t>ระบบดิจิทัลสำหรับผู้ประกอบการ</w:t>
      </w:r>
    </w:p>
    <w:p w14:paraId="7CB556FF" w14:textId="77777777" w:rsidR="00555376" w:rsidRDefault="00555376" w:rsidP="00555376">
      <w:pPr>
        <w:jc w:val="center"/>
        <w:rPr>
          <w:cs/>
        </w:rPr>
      </w:pPr>
    </w:p>
    <w:p w14:paraId="31352D32" w14:textId="6C263B34" w:rsidR="00A37ACA" w:rsidRDefault="002339A7" w:rsidP="002D055D">
      <w:pPr>
        <w:jc w:val="thaiDistribute"/>
      </w:pPr>
      <w:r w:rsidRPr="004C592A">
        <w:rPr>
          <w:cs/>
        </w:rPr>
        <w:tab/>
      </w:r>
      <w:r w:rsidR="000C0E85">
        <w:rPr>
          <w:rFonts w:hint="cs"/>
          <w:cs/>
        </w:rPr>
        <w:t>การออกแบบ</w:t>
      </w:r>
      <w:r w:rsidRPr="004C592A">
        <w:rPr>
          <w:cs/>
        </w:rPr>
        <w:t>ขั้นตอนการให้บริการผ่านระบบดิจิทัล</w:t>
      </w:r>
      <w:r w:rsidR="000C0E85">
        <w:rPr>
          <w:rFonts w:hint="cs"/>
          <w:cs/>
        </w:rPr>
        <w:t xml:space="preserve"> อ้างอิงตามร่างมาตรฐานสำนักงานพัฒนารัฐบาลดิจิทัลว่าด้วยแนวปฏิบัติกระบวนการทางดิจิทัลภาครัฐ ประกอบด้วย</w:t>
      </w:r>
      <w:r w:rsidRPr="004C592A">
        <w:rPr>
          <w:cs/>
        </w:rPr>
        <w:t xml:space="preserve"> </w:t>
      </w:r>
      <w:r w:rsidRPr="004C592A">
        <w:t xml:space="preserve">8 </w:t>
      </w:r>
      <w:r w:rsidRPr="004C592A">
        <w:rPr>
          <w:cs/>
        </w:rPr>
        <w:t>ขั้นตอน</w:t>
      </w:r>
      <w:r w:rsidR="000C0E85">
        <w:rPr>
          <w:rFonts w:hint="cs"/>
          <w:cs/>
        </w:rPr>
        <w:t xml:space="preserve"> </w:t>
      </w:r>
      <w:r w:rsidRPr="004C592A">
        <w:rPr>
          <w:cs/>
        </w:rPr>
        <w:t xml:space="preserve">ได้แก่ </w:t>
      </w:r>
      <w:ins w:id="4" w:author="Microsoft Office User" w:date="2022-12-03T15:35:00Z">
        <w:r w:rsidR="0027199B">
          <w:t xml:space="preserve">1) </w:t>
        </w:r>
      </w:ins>
      <w:r w:rsidRPr="004C592A">
        <w:rPr>
          <w:cs/>
        </w:rPr>
        <w:t xml:space="preserve">การสืบค้นข้อมูล </w:t>
      </w:r>
      <w:ins w:id="5" w:author="Microsoft Office User" w:date="2022-12-03T15:35:00Z">
        <w:r w:rsidR="0027199B">
          <w:t xml:space="preserve">2) </w:t>
        </w:r>
      </w:ins>
      <w:r w:rsidRPr="004C592A">
        <w:rPr>
          <w:cs/>
        </w:rPr>
        <w:t xml:space="preserve">การยืนยันตัวตน </w:t>
      </w:r>
      <w:ins w:id="6" w:author="Microsoft Office User" w:date="2022-12-03T15:35:00Z">
        <w:r w:rsidR="0027199B">
          <w:t xml:space="preserve">3) </w:t>
        </w:r>
      </w:ins>
      <w:r w:rsidRPr="004C592A">
        <w:rPr>
          <w:cs/>
        </w:rPr>
        <w:t xml:space="preserve">การยื่นคำขอ </w:t>
      </w:r>
      <w:ins w:id="7" w:author="Microsoft Office User" w:date="2022-12-03T15:35:00Z">
        <w:r w:rsidR="0027199B">
          <w:t xml:space="preserve">4) </w:t>
        </w:r>
      </w:ins>
      <w:r w:rsidRPr="004C592A">
        <w:rPr>
          <w:cs/>
        </w:rPr>
        <w:t xml:space="preserve">การพิจารณาคำขอ </w:t>
      </w:r>
      <w:ins w:id="8" w:author="Microsoft Office User" w:date="2022-12-03T15:35:00Z">
        <w:r w:rsidR="0027199B">
          <w:t xml:space="preserve">5) </w:t>
        </w:r>
      </w:ins>
      <w:r w:rsidRPr="004C592A">
        <w:rPr>
          <w:cs/>
        </w:rPr>
        <w:t xml:space="preserve">การอนุมัติ </w:t>
      </w:r>
      <w:ins w:id="9" w:author="Microsoft Office User" w:date="2022-12-03T15:35:00Z">
        <w:r w:rsidR="0027199B">
          <w:t xml:space="preserve">6) </w:t>
        </w:r>
      </w:ins>
      <w:r w:rsidRPr="004C592A">
        <w:rPr>
          <w:cs/>
        </w:rPr>
        <w:t xml:space="preserve">การชำระค่าธรรมเนียม </w:t>
      </w:r>
      <w:ins w:id="10" w:author="Microsoft Office User" w:date="2022-12-03T15:35:00Z">
        <w:r w:rsidR="0027199B">
          <w:t xml:space="preserve">7) </w:t>
        </w:r>
      </w:ins>
      <w:r w:rsidR="008211FF" w:rsidRPr="004C592A">
        <w:rPr>
          <w:cs/>
        </w:rPr>
        <w:t>การออกหนังสือสำคัญ และ</w:t>
      </w:r>
      <w:ins w:id="11" w:author="Microsoft Office User" w:date="2022-12-03T15:35:00Z">
        <w:r w:rsidR="0027199B">
          <w:t xml:space="preserve"> 8) </w:t>
        </w:r>
      </w:ins>
      <w:r w:rsidR="008211FF" w:rsidRPr="004C592A">
        <w:rPr>
          <w:cs/>
        </w:rPr>
        <w:t xml:space="preserve">การจัดส่งหนังสือสำคัญ </w:t>
      </w:r>
    </w:p>
    <w:p w14:paraId="6013A949" w14:textId="77777777" w:rsidR="00A37ACA" w:rsidRPr="00283802" w:rsidRDefault="00A37ACA" w:rsidP="00A37ACA">
      <w:pPr>
        <w:tabs>
          <w:tab w:val="left" w:pos="720"/>
        </w:tabs>
        <w:spacing w:line="228" w:lineRule="auto"/>
        <w:ind w:right="29"/>
        <w:jc w:val="thaiDistribute"/>
        <w:rPr>
          <w:b/>
          <w:bCs/>
          <w:color w:val="000000"/>
          <w:u w:val="single"/>
        </w:rPr>
      </w:pPr>
      <w:r w:rsidRPr="00283802">
        <w:rPr>
          <w:b/>
          <w:bCs/>
          <w:color w:val="000000"/>
          <w:u w:val="single"/>
          <w:cs/>
        </w:rPr>
        <w:lastRenderedPageBreak/>
        <w:t>การออกแบบขั้นตอนการให้บริการผ่านระบบดิจิทัลสำหรับ</w:t>
      </w:r>
      <w:bookmarkStart w:id="12" w:name="_Hlk116813067"/>
      <w:r w:rsidRPr="00283802">
        <w:rPr>
          <w:b/>
          <w:bCs/>
          <w:color w:val="000000"/>
          <w:u w:val="single"/>
          <w:cs/>
        </w:rPr>
        <w:t>หน่วยงานเจ้าของใบอนุญาต/บริการ</w:t>
      </w:r>
      <w:bookmarkEnd w:id="12"/>
    </w:p>
    <w:p w14:paraId="1124F203" w14:textId="72A97059" w:rsidR="000C0E85" w:rsidRDefault="008211FF" w:rsidP="000C0E85">
      <w:pPr>
        <w:ind w:firstLine="720"/>
        <w:jc w:val="thaiDistribute"/>
      </w:pPr>
      <w:r w:rsidRPr="004C592A">
        <w:rPr>
          <w:cs/>
        </w:rPr>
        <w:t>การออกแบบ</w:t>
      </w:r>
      <w:r w:rsidR="000C0E85">
        <w:rPr>
          <w:rFonts w:hint="cs"/>
          <w:cs/>
        </w:rPr>
        <w:t>ขั้นตอนที่ควรจะเป็น</w:t>
      </w:r>
      <w:r w:rsidRPr="004C592A">
        <w:rPr>
          <w:cs/>
        </w:rPr>
        <w:t>ในอนาคตเสนอให้การบริการ</w:t>
      </w:r>
      <w:r w:rsidR="000C0E85">
        <w:rPr>
          <w:rFonts w:hint="cs"/>
          <w:cs/>
        </w:rPr>
        <w:t>ดิจิทัลที่สนับสนุนการทำงานในแต่ละขั้นตอน</w:t>
      </w:r>
      <w:r w:rsidRPr="004C592A">
        <w:rPr>
          <w:cs/>
        </w:rPr>
        <w:t xml:space="preserve">เป็นอิสระจากกัน </w:t>
      </w:r>
      <w:r w:rsidR="000C0E85">
        <w:rPr>
          <w:rFonts w:hint="cs"/>
          <w:cs/>
        </w:rPr>
        <w:t>เพื่อให้หน่วยงานเจ้าของใบอนุญาตมีความยืดหยุ่นในการพัฒนา ถ้าหน่วยงานมีความพร้อมก็สามารถพัฒนาเองได้ทั้งหมด แต่ถ้าไม่มีความพร้อมก็สามารถเลือกพัฒนาในบางขั้นตอนและใช้บริการจากภายนอกในบางขั้นตอน</w:t>
      </w:r>
    </w:p>
    <w:p w14:paraId="6947EF01" w14:textId="188523AD" w:rsidR="000C0E85" w:rsidRDefault="000C0E85" w:rsidP="000C0E85">
      <w:pPr>
        <w:ind w:firstLine="720"/>
        <w:jc w:val="thaiDistribute"/>
      </w:pPr>
      <w:r w:rsidRPr="000C0E85">
        <w:rPr>
          <w:cs/>
        </w:rPr>
        <w:t>พระราชบัญญัติ</w:t>
      </w:r>
      <w:r>
        <w:rPr>
          <w:rFonts w:hint="cs"/>
          <w:cs/>
        </w:rPr>
        <w:t xml:space="preserve"> </w:t>
      </w:r>
      <w:r w:rsidRPr="000C0E85">
        <w:rPr>
          <w:cs/>
        </w:rPr>
        <w:t xml:space="preserve">การปฏิบัติราชการทางอิเล็กทรอนิกส์ พ.ศ. </w:t>
      </w:r>
      <w:r>
        <w:t>2565</w:t>
      </w:r>
      <w:r>
        <w:rPr>
          <w:rFonts w:hint="cs"/>
          <w:cs/>
        </w:rPr>
        <w:t xml:space="preserve"> ได้มีการบังคับใช้ ส่งผลให้หน่วยงานเจ้าของใบอนุญาตต้องปรับปรุงการบริการของตนเองให้เป็นดิจิทัล แต่หลายหน่วยงานโดยเฉพาะหน่วยงาน</w:t>
      </w:r>
      <w:r w:rsidR="00A37ACA" w:rsidRPr="00A37ACA">
        <w:rPr>
          <w:cs/>
        </w:rPr>
        <w:t>การปกครองส่วนท้องถิ่น</w:t>
      </w:r>
      <w:r w:rsidR="00A37ACA">
        <w:rPr>
          <w:rFonts w:hint="cs"/>
          <w:cs/>
        </w:rPr>
        <w:t xml:space="preserve">นั้นยังไม่มีความพร้อม หรือบางหน่วยงานที่มีปริมาณการออกใบอนุญาตไม่มากพอ ดังนั้นการลงทุนพัฒนาระบบดิจิทัลแบบต่างคนต่างทำ ไม่เกิดความคุ้มค่าในการลงทุน </w:t>
      </w:r>
    </w:p>
    <w:p w14:paraId="7838B4D0" w14:textId="72901E94" w:rsidR="002339A7" w:rsidRPr="004C592A" w:rsidRDefault="00A37ACA" w:rsidP="000C0E85">
      <w:pPr>
        <w:ind w:firstLine="720"/>
        <w:jc w:val="thaiDistribute"/>
        <w:rPr>
          <w:cs/>
        </w:rPr>
      </w:pPr>
      <w:r>
        <w:rPr>
          <w:rFonts w:hint="cs"/>
          <w:cs/>
        </w:rPr>
        <w:t>การออกแบบ</w:t>
      </w:r>
      <w:r w:rsidR="001B50F7">
        <w:rPr>
          <w:rFonts w:hint="cs"/>
          <w:cs/>
        </w:rPr>
        <w:t>ระบบ</w:t>
      </w:r>
      <w:r w:rsidRPr="00A37ACA">
        <w:rPr>
          <w:cs/>
        </w:rPr>
        <w:t>อำนวยความสะดวกในการประกอบธุรกิจแบบครบวงจร</w:t>
      </w:r>
      <w:r>
        <w:rPr>
          <w:rFonts w:hint="cs"/>
          <w:cs/>
        </w:rPr>
        <w:t>นี้ได้คำนึงถึงประเด็นนี้ด้วย ที่</w:t>
      </w:r>
      <w:r w:rsidR="00CE583A">
        <w:rPr>
          <w:rFonts w:hint="cs"/>
          <w:cs/>
        </w:rPr>
        <w:t>ได้</w:t>
      </w:r>
      <w:r>
        <w:rPr>
          <w:rFonts w:hint="cs"/>
          <w:cs/>
        </w:rPr>
        <w:t>มีการกำหนดให้มีการพัฒนาซอฟต์แวร์โมดูลของบางขั้นตอนโดย</w:t>
      </w:r>
      <w:r w:rsidR="000C0E85">
        <w:rPr>
          <w:rFonts w:hint="cs"/>
          <w:cs/>
        </w:rPr>
        <w:t>หน่วยงานกลาง</w:t>
      </w:r>
      <w:r>
        <w:rPr>
          <w:rFonts w:hint="cs"/>
          <w:cs/>
        </w:rPr>
        <w:t>เพื่อสนับสนุนให้กับหน่วยงานเจ้าของใบอนุญาต</w:t>
      </w:r>
      <w:r w:rsidR="000C0E85">
        <w:rPr>
          <w:rFonts w:hint="cs"/>
          <w:cs/>
        </w:rPr>
        <w:t xml:space="preserve"> </w:t>
      </w:r>
      <w:r w:rsidR="00B75392">
        <w:rPr>
          <w:rFonts w:hint="cs"/>
          <w:cs/>
        </w:rPr>
        <w:t xml:space="preserve">ได้แก่ </w:t>
      </w:r>
      <w:r>
        <w:rPr>
          <w:rFonts w:hint="cs"/>
          <w:cs/>
        </w:rPr>
        <w:t>การยืนยันตัวตน การชำระเงิน แคตตาล็อคต่างๆ และเว็บพอร์ทัลกลาง</w:t>
      </w:r>
      <w:r w:rsidR="00BB7F96">
        <w:t xml:space="preserve"> </w:t>
      </w:r>
      <w:r w:rsidR="00BB7F96">
        <w:rPr>
          <w:rFonts w:hint="cs"/>
          <w:cs/>
        </w:rPr>
        <w:t xml:space="preserve">ดังแสดงในภาพที่ </w:t>
      </w:r>
      <w:r w:rsidR="009637A1">
        <w:t>3-</w:t>
      </w:r>
      <w:r w:rsidR="00BB7F96" w:rsidRPr="009637A1">
        <w:rPr>
          <w:highlight w:val="yellow"/>
        </w:rPr>
        <w:t>2 (</w:t>
      </w:r>
      <w:r w:rsidR="00BB7F96" w:rsidRPr="009637A1">
        <w:rPr>
          <w:rFonts w:hint="cs"/>
          <w:highlight w:val="yellow"/>
          <w:cs/>
        </w:rPr>
        <w:t>กล่องสีน้ำเงิน</w:t>
      </w:r>
      <w:r w:rsidR="00BB7F96" w:rsidRPr="009637A1">
        <w:rPr>
          <w:highlight w:val="yellow"/>
        </w:rPr>
        <w:t>)</w:t>
      </w:r>
      <w:r w:rsidR="00BB7F96">
        <w:t xml:space="preserve"> </w:t>
      </w:r>
      <w:r w:rsidR="00CE583A">
        <w:rPr>
          <w:rFonts w:hint="cs"/>
          <w:cs/>
        </w:rPr>
        <w:t>ปัจจุบันหน่วยงานกลางหลายหน่วยงานโดยเฉพาะสำนัก</w:t>
      </w:r>
      <w:r w:rsidR="009C22D0">
        <w:rPr>
          <w:rFonts w:hint="cs"/>
          <w:cs/>
        </w:rPr>
        <w:t>งาน</w:t>
      </w:r>
      <w:r w:rsidR="00CE583A">
        <w:rPr>
          <w:rFonts w:hint="cs"/>
          <w:cs/>
        </w:rPr>
        <w:t>พัฒนา</w:t>
      </w:r>
      <w:r w:rsidR="009C22D0">
        <w:rPr>
          <w:rFonts w:hint="cs"/>
          <w:cs/>
        </w:rPr>
        <w:t xml:space="preserve">รัฐบาลดิจิทัล </w:t>
      </w:r>
      <w:r w:rsidR="00CE583A">
        <w:rPr>
          <w:rFonts w:hint="cs"/>
          <w:cs/>
        </w:rPr>
        <w:t>ได้ดำเนินการพัฒนา</w:t>
      </w:r>
      <w:r w:rsidR="009C22D0">
        <w:rPr>
          <w:rFonts w:hint="cs"/>
          <w:cs/>
        </w:rPr>
        <w:t>มาตรฐานเพื่อการเชื่อมโยงระหว่างหน่วยงาน โครงสร้างพื้นฐานทางเทคโนโลยี และซอฟต์แวร์กลางไว้ล่วงหน้าเป็นบางส่วนแล้ว</w:t>
      </w:r>
    </w:p>
    <w:p w14:paraId="03357689" w14:textId="347BA8F2" w:rsidR="00555376" w:rsidRDefault="00F5341E" w:rsidP="00555376">
      <w:pPr>
        <w:ind w:firstLine="720"/>
        <w:jc w:val="thaiDistribute"/>
      </w:pPr>
      <w:r>
        <w:rPr>
          <w:rFonts w:hint="cs"/>
          <w:cs/>
        </w:rPr>
        <w:t>นอกจากการออกแบบ</w:t>
      </w:r>
      <w:r w:rsidRPr="004C592A">
        <w:rPr>
          <w:cs/>
        </w:rPr>
        <w:t>ระบบดิจิทัลสนับส</w:t>
      </w:r>
      <w:r>
        <w:rPr>
          <w:rFonts w:hint="cs"/>
          <w:cs/>
        </w:rPr>
        <w:t>นุนการให้บริการออกใบอนุญาตแล้ว ต้องมีองค์ประกอบที่สนับสนุน</w:t>
      </w:r>
      <w:r w:rsidR="00B75392">
        <w:rPr>
          <w:rFonts w:hint="cs"/>
          <w:cs/>
        </w:rPr>
        <w:t>การเชื่อมโยงระหว่างหน่วยงาน</w:t>
      </w:r>
      <w:r>
        <w:rPr>
          <w:rFonts w:hint="cs"/>
          <w:cs/>
        </w:rPr>
        <w:t>เพื่อรองรับการปฏิบัติงานร่วมกันระหว่างหน่วยงาน</w:t>
      </w:r>
      <w:r w:rsidR="00B75392">
        <w:rPr>
          <w:rFonts w:hint="cs"/>
          <w:cs/>
        </w:rPr>
        <w:t xml:space="preserve"> ประกอบด้วย</w:t>
      </w:r>
    </w:p>
    <w:p w14:paraId="070D1366" w14:textId="0AC7C687" w:rsidR="00B75392" w:rsidRDefault="00B75392" w:rsidP="00B75392">
      <w:pPr>
        <w:pStyle w:val="ListParagraph"/>
        <w:numPr>
          <w:ilvl w:val="0"/>
          <w:numId w:val="38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การเชื่อมโยงระหว่างหน่วยงานเจ้าของใบอนุญาตกับหน่วยงานกลาง</w:t>
      </w:r>
    </w:p>
    <w:p w14:paraId="2D17CE82" w14:textId="2537904F" w:rsidR="00B75392" w:rsidRDefault="00B75392" w:rsidP="00B75392">
      <w:pPr>
        <w:pStyle w:val="ListParagraph"/>
        <w:numPr>
          <w:ilvl w:val="0"/>
          <w:numId w:val="38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การเชื่อมโยงระหว่างหน่วยงานเจ้าของใบอนุญาตกับหน่วยงานเจ้าของใบอนุญาตอื่น</w:t>
      </w:r>
    </w:p>
    <w:p w14:paraId="5FA7F346" w14:textId="091F1DBC" w:rsidR="00B75392" w:rsidRDefault="00B75392" w:rsidP="00B75392">
      <w:pPr>
        <w:pStyle w:val="ListParagraph"/>
        <w:numPr>
          <w:ilvl w:val="0"/>
          <w:numId w:val="38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การเชื่อมโยงระหว่างหน่วยงานเจ้าของใบอนุญาตกับภาคธุรกิจ</w:t>
      </w:r>
    </w:p>
    <w:p w14:paraId="6C27B5E1" w14:textId="6F763CB2" w:rsidR="00555376" w:rsidRDefault="00555376" w:rsidP="00555376">
      <w:pPr>
        <w:jc w:val="thaiDistribute"/>
      </w:pPr>
    </w:p>
    <w:p w14:paraId="2C7B7CD7" w14:textId="6EB2979B" w:rsidR="00555376" w:rsidRDefault="00C45F33" w:rsidP="00555376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6F131D" wp14:editId="2AD29762">
                <wp:simplePos x="0" y="0"/>
                <wp:positionH relativeFrom="column">
                  <wp:posOffset>17585</wp:posOffset>
                </wp:positionH>
                <wp:positionV relativeFrom="paragraph">
                  <wp:posOffset>8402</wp:posOffset>
                </wp:positionV>
                <wp:extent cx="4044461" cy="2508738"/>
                <wp:effectExtent l="19050" t="0" r="13335" b="44450"/>
                <wp:wrapNone/>
                <wp:docPr id="8" name="Freeform: Shap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4461" cy="2508738"/>
                        </a:xfrm>
                        <a:custGeom>
                          <a:avLst/>
                          <a:gdLst>
                            <a:gd name="connsiteX0" fmla="*/ 11723 w 4044461"/>
                            <a:gd name="connsiteY0" fmla="*/ 5861 h 2508738"/>
                            <a:gd name="connsiteX1" fmla="*/ 4044461 w 4044461"/>
                            <a:gd name="connsiteY1" fmla="*/ 0 h 2508738"/>
                            <a:gd name="connsiteX2" fmla="*/ 4044461 w 4044461"/>
                            <a:gd name="connsiteY2" fmla="*/ 2508738 h 2508738"/>
                            <a:gd name="connsiteX3" fmla="*/ 2725615 w 4044461"/>
                            <a:gd name="connsiteY3" fmla="*/ 2497015 h 2508738"/>
                            <a:gd name="connsiteX4" fmla="*/ 2725615 w 4044461"/>
                            <a:gd name="connsiteY4" fmla="*/ 1500553 h 2508738"/>
                            <a:gd name="connsiteX5" fmla="*/ 0 w 4044461"/>
                            <a:gd name="connsiteY5" fmla="*/ 1506415 h 2508738"/>
                            <a:gd name="connsiteX6" fmla="*/ 11723 w 4044461"/>
                            <a:gd name="connsiteY6" fmla="*/ 5861 h 25087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4044461" h="2508738">
                              <a:moveTo>
                                <a:pt x="11723" y="5861"/>
                              </a:moveTo>
                              <a:lnTo>
                                <a:pt x="4044461" y="0"/>
                              </a:lnTo>
                              <a:lnTo>
                                <a:pt x="4044461" y="2508738"/>
                              </a:lnTo>
                              <a:lnTo>
                                <a:pt x="2725615" y="2497015"/>
                              </a:lnTo>
                              <a:lnTo>
                                <a:pt x="2725615" y="1500553"/>
                              </a:lnTo>
                              <a:lnTo>
                                <a:pt x="0" y="1506415"/>
                              </a:lnTo>
                              <a:cubicBezTo>
                                <a:pt x="3908" y="1006230"/>
                                <a:pt x="7815" y="506046"/>
                                <a:pt x="11723" y="5861"/>
                              </a:cubicBezTo>
                              <a:close/>
                            </a:path>
                          </a:pathLst>
                        </a:cu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D4B259" id="Freeform: Shape 8" o:spid="_x0000_s1026" style="position:absolute;margin-left:1.4pt;margin-top:.65pt;width:318.45pt;height:197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044461,2508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" path="m11723,5861l4044461,r,2508738l2725615,2497015r,-996462l,1506415c3908,1006230,7815,506046,11723,5861xe" filled="f" strokecolor="red" strokeweight="1.5pt">
                <v:stroke joinstyle="miter"/>
                <v:path arrowok="t" o:connecttype="custom" o:connectlocs="11723,5861;4044461,0;4044461,2508738;2725615,2497015;2725615,1500553;0,1506415;11723,5861" o:connectangles="0,0,0,0,0,0,0"/>
              </v:shape>
            </w:pict>
          </mc:Fallback>
        </mc:AlternateContent>
      </w:r>
      <w:r w:rsidR="00F5341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2F4165" wp14:editId="7BA7204F">
                <wp:simplePos x="0" y="0"/>
                <wp:positionH relativeFrom="column">
                  <wp:posOffset>4202723</wp:posOffset>
                </wp:positionH>
                <wp:positionV relativeFrom="paragraph">
                  <wp:posOffset>8402</wp:posOffset>
                </wp:positionV>
                <wp:extent cx="1254369" cy="1652953"/>
                <wp:effectExtent l="0" t="0" r="22225" b="2349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369" cy="165295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B81737" id="Rectangle 7" o:spid="_x0000_s1026" style="position:absolute;margin-left:330.9pt;margin-top:.65pt;width:98.75pt;height:130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" filled="f" strokecolor="#00b050" strokeweight="1.5pt"/>
            </w:pict>
          </mc:Fallback>
        </mc:AlternateContent>
      </w:r>
      <w:r w:rsidR="00F5341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176E6D" wp14:editId="46C588DD">
                <wp:simplePos x="0" y="0"/>
                <wp:positionH relativeFrom="column">
                  <wp:posOffset>29308</wp:posOffset>
                </wp:positionH>
                <wp:positionV relativeFrom="paragraph">
                  <wp:posOffset>1561709</wp:posOffset>
                </wp:positionV>
                <wp:extent cx="1101969" cy="996462"/>
                <wp:effectExtent l="0" t="0" r="22225" b="1333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969" cy="99646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625472" id="Rectangle 6" o:spid="_x0000_s1026" style="position:absolute;margin-left:2.3pt;margin-top:122.95pt;width:86.75pt;height:78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" filled="f" strokecolor="#0070c0" strokeweight="1.5pt"/>
            </w:pict>
          </mc:Fallback>
        </mc:AlternateContent>
      </w:r>
      <w:r w:rsidR="00555376">
        <w:rPr>
          <w:noProof/>
        </w:rPr>
        <w:drawing>
          <wp:inline distT="0" distB="0" distL="0" distR="0" wp14:anchorId="370F1C45" wp14:editId="3466C0CF">
            <wp:extent cx="5502910" cy="2597150"/>
            <wp:effectExtent l="0" t="0" r="254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3628" w14:textId="77777777" w:rsidR="009C22D0" w:rsidRDefault="009C22D0" w:rsidP="00555376">
      <w:pPr>
        <w:jc w:val="center"/>
        <w:rPr>
          <w:b/>
          <w:bCs/>
        </w:rPr>
      </w:pPr>
    </w:p>
    <w:p w14:paraId="0B8D1AC4" w14:textId="2AFE1EA0" w:rsidR="00283802" w:rsidRPr="009637A1" w:rsidRDefault="009637A1" w:rsidP="009637A1">
      <w:pPr>
        <w:pStyle w:val="Caption"/>
        <w:rPr>
          <w:rFonts w:ascii="TH SarabunPSK" w:hAnsi="TH SarabunPSK" w:cs="TH SarabunPSK"/>
        </w:rPr>
      </w:pPr>
      <w:r w:rsidRPr="009637A1">
        <w:rPr>
          <w:rFonts w:ascii="TH SarabunPSK" w:hAnsi="TH SarabunPSK" w:cs="TH SarabunPSK" w:hint="cs"/>
          <w:cs/>
        </w:rPr>
        <w:t xml:space="preserve">ภาพที่ </w:t>
      </w:r>
      <w:r w:rsidRPr="009637A1">
        <w:rPr>
          <w:rFonts w:ascii="TH SarabunPSK" w:hAnsi="TH SarabunPSK" w:cs="TH SarabunPSK" w:hint="cs"/>
        </w:rPr>
        <w:t xml:space="preserve">3- </w:t>
      </w:r>
      <w:r w:rsidRPr="009637A1">
        <w:rPr>
          <w:rFonts w:ascii="TH SarabunPSK" w:hAnsi="TH SarabunPSK" w:cs="TH SarabunPSK" w:hint="cs"/>
        </w:rPr>
        <w:fldChar w:fldCharType="begin"/>
      </w:r>
      <w:r w:rsidRPr="009637A1">
        <w:rPr>
          <w:rFonts w:ascii="TH SarabunPSK" w:hAnsi="TH SarabunPSK" w:cs="TH SarabunPSK" w:hint="cs"/>
        </w:rPr>
        <w:instrText xml:space="preserve"> SEQ </w:instrText>
      </w:r>
      <w:r w:rsidRPr="009637A1">
        <w:rPr>
          <w:rFonts w:ascii="TH SarabunPSK" w:hAnsi="TH SarabunPSK" w:cs="TH SarabunPSK" w:hint="cs"/>
          <w:cs/>
        </w:rPr>
        <w:instrText>ภาพที่</w:instrText>
      </w:r>
      <w:r w:rsidRPr="009637A1">
        <w:rPr>
          <w:rFonts w:ascii="TH SarabunPSK" w:hAnsi="TH SarabunPSK" w:cs="TH SarabunPSK" w:hint="cs"/>
        </w:rPr>
        <w:instrText xml:space="preserve">_3- \* ARABIC </w:instrText>
      </w:r>
      <w:r w:rsidRPr="009637A1">
        <w:rPr>
          <w:rFonts w:ascii="TH SarabunPSK" w:hAnsi="TH SarabunPSK" w:cs="TH SarabunPSK" w:hint="cs"/>
        </w:rPr>
        <w:fldChar w:fldCharType="separate"/>
      </w:r>
      <w:ins w:id="13" w:author="Microsoft Office User" w:date="2022-12-03T15:40:00Z">
        <w:r w:rsidR="0027199B">
          <w:rPr>
            <w:rFonts w:ascii="TH SarabunPSK" w:hAnsi="TH SarabunPSK" w:cs="TH SarabunPSK"/>
            <w:noProof/>
          </w:rPr>
          <w:t>2</w:t>
        </w:r>
      </w:ins>
      <w:del w:id="14" w:author="Microsoft Office User" w:date="2022-12-03T15:40:00Z">
        <w:r w:rsidRPr="009637A1" w:rsidDel="0027199B">
          <w:rPr>
            <w:rFonts w:ascii="TH SarabunPSK" w:hAnsi="TH SarabunPSK" w:cs="TH SarabunPSK" w:hint="cs"/>
            <w:noProof/>
          </w:rPr>
          <w:delText>2</w:delText>
        </w:r>
      </w:del>
      <w:r w:rsidRPr="009637A1">
        <w:rPr>
          <w:rFonts w:ascii="TH SarabunPSK" w:hAnsi="TH SarabunPSK" w:cs="TH SarabunPSK" w:hint="cs"/>
        </w:rPr>
        <w:fldChar w:fldCharType="end"/>
      </w:r>
      <w:r w:rsidRPr="009637A1">
        <w:rPr>
          <w:rFonts w:ascii="TH SarabunPSK" w:hAnsi="TH SarabunPSK" w:cs="TH SarabunPSK" w:hint="cs"/>
        </w:rPr>
        <w:t xml:space="preserve"> </w:t>
      </w:r>
      <w:r w:rsidR="00283802" w:rsidRPr="009637A1">
        <w:rPr>
          <w:rFonts w:ascii="TH SarabunPSK" w:hAnsi="TH SarabunPSK" w:cs="TH SarabunPSK" w:hint="cs"/>
          <w:cs/>
        </w:rPr>
        <w:t>การออกแบบขั้นตอนการให้บริการผ่านระบบดิจิทัลสำหรับหน่วยงานเจ้าของใบอนุญาต/บริการ</w:t>
      </w:r>
    </w:p>
    <w:p w14:paraId="684336D8" w14:textId="77777777" w:rsidR="009C22D0" w:rsidRPr="009637A1" w:rsidRDefault="009C22D0" w:rsidP="00555376">
      <w:pPr>
        <w:jc w:val="thaiDistribute"/>
        <w:rPr>
          <w:rFonts w:ascii="TH SarabunPSK" w:hAnsi="TH SarabunPSK" w:cs="TH SarabunPSK"/>
        </w:rPr>
      </w:pPr>
    </w:p>
    <w:p w14:paraId="3DE83F80" w14:textId="77777777" w:rsidR="007A4873" w:rsidRDefault="00254EDF" w:rsidP="00555376">
      <w:pPr>
        <w:jc w:val="thaiDistribute"/>
        <w:rPr>
          <w:ins w:id="15" w:author="Microsoft Office User" w:date="2022-12-03T15:52:00Z"/>
        </w:rPr>
      </w:pPr>
      <w:del w:id="16" w:author="Microsoft Office User" w:date="2022-12-03T15:53:00Z">
        <w:r w:rsidRPr="004C592A" w:rsidDel="007A4873">
          <w:rPr>
            <w:cs/>
          </w:rPr>
          <w:tab/>
        </w:r>
      </w:del>
      <w:r w:rsidRPr="004C592A">
        <w:rPr>
          <w:cs/>
        </w:rPr>
        <w:t xml:space="preserve">ภาพที่ </w:t>
      </w:r>
      <w:r w:rsidR="00A524BC">
        <w:t>3-</w:t>
      </w:r>
      <w:r w:rsidR="00F5341E">
        <w:t>2</w:t>
      </w:r>
      <w:r w:rsidRPr="004C592A">
        <w:t xml:space="preserve"> </w:t>
      </w:r>
      <w:r w:rsidR="00F5341E">
        <w:rPr>
          <w:rFonts w:hint="cs"/>
          <w:cs/>
        </w:rPr>
        <w:t xml:space="preserve">แบ่งออกเป็น </w:t>
      </w:r>
      <w:r w:rsidR="00F5341E">
        <w:t xml:space="preserve">3 </w:t>
      </w:r>
      <w:r w:rsidR="00F5341E">
        <w:rPr>
          <w:rFonts w:hint="cs"/>
          <w:cs/>
        </w:rPr>
        <w:t xml:space="preserve">ส่วน คือ </w:t>
      </w:r>
    </w:p>
    <w:p w14:paraId="362E2E2B" w14:textId="77777777" w:rsidR="007A4873" w:rsidRDefault="00C45F33" w:rsidP="00555376">
      <w:pPr>
        <w:jc w:val="thaiDistribute"/>
        <w:rPr>
          <w:ins w:id="17" w:author="Microsoft Office User" w:date="2022-12-03T15:52:00Z"/>
        </w:rPr>
      </w:pPr>
      <w:r>
        <w:t xml:space="preserve">1) </w:t>
      </w:r>
      <w:r>
        <w:rPr>
          <w:rFonts w:hint="cs"/>
          <w:cs/>
        </w:rPr>
        <w:t>กล่อง</w:t>
      </w:r>
      <w:r w:rsidR="005842F0">
        <w:rPr>
          <w:rFonts w:hint="cs"/>
          <w:cs/>
        </w:rPr>
        <w:t>สีแดง</w:t>
      </w:r>
      <w:r>
        <w:rPr>
          <w:rFonts w:hint="cs"/>
          <w:cs/>
        </w:rPr>
        <w:t xml:space="preserve">แสดงขอบเขตของหน่วยงานเจ้าของใบอนุญาต </w:t>
      </w:r>
    </w:p>
    <w:p w14:paraId="06FAE87B" w14:textId="77777777" w:rsidR="007A4873" w:rsidRDefault="00C45F33" w:rsidP="00555376">
      <w:pPr>
        <w:jc w:val="thaiDistribute"/>
        <w:rPr>
          <w:ins w:id="18" w:author="Microsoft Office User" w:date="2022-12-03T15:53:00Z"/>
        </w:rPr>
      </w:pPr>
      <w:r>
        <w:t xml:space="preserve">2) </w:t>
      </w:r>
      <w:r>
        <w:rPr>
          <w:rFonts w:hint="cs"/>
          <w:cs/>
        </w:rPr>
        <w:t>กล่อง</w:t>
      </w:r>
      <w:r w:rsidR="005842F0">
        <w:rPr>
          <w:rFonts w:hint="cs"/>
          <w:cs/>
        </w:rPr>
        <w:t>เขียวแสดง</w:t>
      </w:r>
      <w:r>
        <w:rPr>
          <w:rFonts w:hint="cs"/>
          <w:cs/>
        </w:rPr>
        <w:t xml:space="preserve">ขอบเขตของหน่วยงานเจ้าของใบอนุญาตอื่น และ </w:t>
      </w:r>
    </w:p>
    <w:p w14:paraId="42D11581" w14:textId="60786D03" w:rsidR="002776C9" w:rsidRDefault="00C45F33" w:rsidP="00555376">
      <w:pPr>
        <w:jc w:val="thaiDistribute"/>
        <w:rPr>
          <w:cs/>
        </w:rPr>
      </w:pPr>
      <w:r>
        <w:t xml:space="preserve">3) </w:t>
      </w:r>
      <w:r>
        <w:rPr>
          <w:rFonts w:hint="cs"/>
          <w:cs/>
        </w:rPr>
        <w:t>กล่อง</w:t>
      </w:r>
      <w:r w:rsidR="005842F0">
        <w:rPr>
          <w:rFonts w:hint="cs"/>
          <w:cs/>
        </w:rPr>
        <w:t>สีน้ำเงินแสดง</w:t>
      </w:r>
      <w:r>
        <w:rPr>
          <w:rFonts w:hint="cs"/>
          <w:cs/>
        </w:rPr>
        <w:t>ขอบเขตของหน่วยงานกลางที่สนับสนุนการปฏิบัติงานร่วมกันระหว่างหน่วยงาน</w:t>
      </w:r>
    </w:p>
    <w:p w14:paraId="1FF80459" w14:textId="0EE10A75" w:rsidR="00B75392" w:rsidRDefault="00C45F33" w:rsidP="001C48CC">
      <w:pPr>
        <w:ind w:firstLine="720"/>
        <w:jc w:val="thaiDistribute"/>
      </w:pPr>
      <w:r>
        <w:rPr>
          <w:rFonts w:hint="cs"/>
          <w:cs/>
        </w:rPr>
        <w:t>เมื่อพิจารณา</w:t>
      </w:r>
      <w:r w:rsidR="005842F0">
        <w:rPr>
          <w:rFonts w:hint="cs"/>
          <w:cs/>
        </w:rPr>
        <w:t>ขอบเขต</w:t>
      </w:r>
      <w:r>
        <w:rPr>
          <w:rFonts w:hint="cs"/>
          <w:cs/>
        </w:rPr>
        <w:t xml:space="preserve">ของหน่วยงานเจ้าของใบอนุญาต </w:t>
      </w:r>
      <w:r w:rsidR="00F5341E">
        <w:rPr>
          <w:rFonts w:hint="cs"/>
          <w:cs/>
        </w:rPr>
        <w:t>ส่วนที่เป็น</w:t>
      </w:r>
      <w:r w:rsidR="00254EDF" w:rsidRPr="004C592A">
        <w:rPr>
          <w:cs/>
        </w:rPr>
        <w:t>สีฟ้า</w:t>
      </w:r>
      <w:r w:rsidR="00383F06">
        <w:rPr>
          <w:rFonts w:hint="cs"/>
          <w:cs/>
        </w:rPr>
        <w:t>ด้านบน</w:t>
      </w:r>
      <w:r w:rsidR="00F5341E">
        <w:rPr>
          <w:rFonts w:hint="cs"/>
          <w:cs/>
        </w:rPr>
        <w:t xml:space="preserve">เป็นระบบดิจิทัลสนับสนุนการให้บริการ </w:t>
      </w:r>
      <w:r w:rsidR="00383F06">
        <w:rPr>
          <w:rFonts w:hint="cs"/>
          <w:cs/>
        </w:rPr>
        <w:t>ที่</w:t>
      </w:r>
      <w:r w:rsidR="00F5341E">
        <w:rPr>
          <w:rFonts w:hint="cs"/>
          <w:cs/>
        </w:rPr>
        <w:t>ประกอบด้วย</w:t>
      </w:r>
      <w:r w:rsidR="002776C9">
        <w:rPr>
          <w:rFonts w:hint="cs"/>
          <w:cs/>
        </w:rPr>
        <w:t>ซอฟต์แวร์</w:t>
      </w:r>
      <w:r w:rsidR="00383F06">
        <w:rPr>
          <w:rFonts w:hint="cs"/>
          <w:cs/>
        </w:rPr>
        <w:t xml:space="preserve"> </w:t>
      </w:r>
      <w:r w:rsidR="00383F06">
        <w:t xml:space="preserve">8 </w:t>
      </w:r>
      <w:r w:rsidR="00383F06">
        <w:rPr>
          <w:rFonts w:hint="cs"/>
          <w:cs/>
        </w:rPr>
        <w:t xml:space="preserve">โมดูลสนับสนุนทุกขั้นตอนของการบริการที่เป็นอิสระจากกัน </w:t>
      </w:r>
      <w:r w:rsidR="00B75392">
        <w:rPr>
          <w:rFonts w:hint="cs"/>
          <w:cs/>
        </w:rPr>
        <w:t>เพื่ออำนวยความสะดวกให้ภาค</w:t>
      </w:r>
      <w:r w:rsidR="00BB7F96">
        <w:rPr>
          <w:rFonts w:hint="cs"/>
          <w:cs/>
        </w:rPr>
        <w:t>ธุรกิจให้สามารถเลือกใช้บริการหลายช่องทาง เช่น การยืนยันตัวตน หรือ การชำระเงิน ผ่านทางหน่วยงานเจ้าของใบอนุญาตหรือผ่านทางหน่วยงานกลาง การพัฒนาก็ต้องเชื่อมโยงโมดูลเหล่านี้เข้าด้วยกัน</w:t>
      </w:r>
    </w:p>
    <w:p w14:paraId="046312A4" w14:textId="77777777" w:rsidR="0027199B" w:rsidRDefault="00383F06" w:rsidP="001C48CC">
      <w:pPr>
        <w:ind w:firstLine="720"/>
        <w:jc w:val="thaiDistribute"/>
        <w:rPr>
          <w:ins w:id="19" w:author="Microsoft Office User" w:date="2022-12-03T15:36:00Z"/>
        </w:rPr>
      </w:pPr>
      <w:r>
        <w:rPr>
          <w:rFonts w:hint="cs"/>
          <w:cs/>
        </w:rPr>
        <w:t>ช่อง</w:t>
      </w:r>
      <w:r w:rsidR="00B75392">
        <w:rPr>
          <w:rFonts w:hint="cs"/>
          <w:cs/>
        </w:rPr>
        <w:t>ทาง</w:t>
      </w:r>
      <w:r>
        <w:rPr>
          <w:rFonts w:hint="cs"/>
          <w:cs/>
        </w:rPr>
        <w:t>การให้บริการของระบบดิจิทัล</w:t>
      </w:r>
      <w:r w:rsidR="00BB7F96">
        <w:rPr>
          <w:rFonts w:hint="cs"/>
          <w:cs/>
        </w:rPr>
        <w:t>ที่ออกแบบ</w:t>
      </w:r>
      <w:r>
        <w:rPr>
          <w:rFonts w:hint="cs"/>
          <w:cs/>
        </w:rPr>
        <w:t>มี</w:t>
      </w:r>
      <w:r w:rsidR="00BB7F96">
        <w:rPr>
          <w:rFonts w:hint="cs"/>
          <w:cs/>
        </w:rPr>
        <w:t>ด้วยกัน</w:t>
      </w:r>
      <w:r>
        <w:rPr>
          <w:rFonts w:hint="cs"/>
          <w:cs/>
        </w:rPr>
        <w:t xml:space="preserve"> </w:t>
      </w:r>
      <w:r>
        <w:t xml:space="preserve">2 </w:t>
      </w:r>
      <w:r w:rsidR="00BB7F96">
        <w:rPr>
          <w:rFonts w:hint="cs"/>
          <w:cs/>
        </w:rPr>
        <w:t>ส่วน</w:t>
      </w:r>
      <w:r>
        <w:rPr>
          <w:rFonts w:hint="cs"/>
          <w:cs/>
        </w:rPr>
        <w:t xml:space="preserve"> คือ </w:t>
      </w:r>
    </w:p>
    <w:p w14:paraId="4003A198" w14:textId="1AC612AB" w:rsidR="0027199B" w:rsidRDefault="0027199B" w:rsidP="001C48CC">
      <w:pPr>
        <w:ind w:firstLine="720"/>
        <w:jc w:val="thaiDistribute"/>
        <w:rPr>
          <w:ins w:id="20" w:author="Microsoft Office User" w:date="2022-12-03T15:36:00Z"/>
        </w:rPr>
      </w:pPr>
      <w:r>
        <w:t>1.</w:t>
      </w:r>
      <w:ins w:id="21" w:author="Microsoft Office User" w:date="2022-12-03T15:36:00Z">
        <w:r>
          <w:t xml:space="preserve"> </w:t>
        </w:r>
      </w:ins>
      <w:r w:rsidR="00BB7F96">
        <w:rPr>
          <w:rFonts w:hint="cs"/>
          <w:cs/>
        </w:rPr>
        <w:t>การเข้ามาใช้บริการโดยคนผ่านทาง</w:t>
      </w:r>
      <w:r w:rsidR="00383F06">
        <w:rPr>
          <w:rFonts w:hint="cs"/>
          <w:cs/>
        </w:rPr>
        <w:t>เว็บ</w:t>
      </w:r>
      <w:r w:rsidR="00BB7F96">
        <w:rPr>
          <w:rFonts w:hint="cs"/>
          <w:cs/>
        </w:rPr>
        <w:t>เบราว์เซอร์ ไม่ว่าจะเป็นการยื่นคำร้องขอใบอนุญาตใหม่ การติดตามผลการออกใบอนุญาต และ</w:t>
      </w:r>
    </w:p>
    <w:p w14:paraId="3377E1CF" w14:textId="1E2384D6" w:rsidR="00BB7F96" w:rsidRDefault="0027199B" w:rsidP="001C48CC">
      <w:pPr>
        <w:ind w:firstLine="720"/>
        <w:jc w:val="thaiDistribute"/>
        <w:rPr>
          <w:cs/>
        </w:rPr>
      </w:pPr>
      <w:ins w:id="22" w:author="Microsoft Office User" w:date="2022-12-03T15:36:00Z">
        <w:r>
          <w:t xml:space="preserve">2. </w:t>
        </w:r>
      </w:ins>
      <w:r w:rsidR="00BB7F96">
        <w:rPr>
          <w:rFonts w:hint="cs"/>
          <w:cs/>
        </w:rPr>
        <w:t>การร้องขอใบอนุญาตที่ออกไปแล้ว</w:t>
      </w:r>
      <w:del w:id="23" w:author="Microsoft Office User" w:date="2022-12-03T15:37:00Z">
        <w:r w:rsidR="00BB7F96" w:rsidDel="0027199B">
          <w:rPr>
            <w:rFonts w:hint="cs"/>
            <w:cs/>
          </w:rPr>
          <w:delText xml:space="preserve"> </w:delText>
        </w:r>
      </w:del>
      <w:r w:rsidR="00383F06">
        <w:rPr>
          <w:rFonts w:hint="cs"/>
          <w:cs/>
        </w:rPr>
        <w:t xml:space="preserve">และแบบ </w:t>
      </w:r>
      <w:r w:rsidR="00383F06">
        <w:t xml:space="preserve">API </w:t>
      </w:r>
      <w:r w:rsidR="00BB7F96">
        <w:rPr>
          <w:rFonts w:hint="cs"/>
          <w:cs/>
        </w:rPr>
        <w:t>ที่รองรับการดำเนินการด้วยโปรแกรมประยุกต์ของภาคธุรกิจ</w:t>
      </w:r>
    </w:p>
    <w:p w14:paraId="1BCE2659" w14:textId="72D98AE9" w:rsidR="00BB7F96" w:rsidRDefault="00383F06" w:rsidP="001C48CC">
      <w:pPr>
        <w:ind w:firstLine="720"/>
        <w:jc w:val="thaiDistribute"/>
      </w:pPr>
      <w:r>
        <w:rPr>
          <w:rFonts w:hint="cs"/>
          <w:cs/>
        </w:rPr>
        <w:t>นอกจากนั้นยังมี</w:t>
      </w:r>
      <w:r w:rsidR="002776C9">
        <w:rPr>
          <w:rFonts w:hint="cs"/>
          <w:cs/>
        </w:rPr>
        <w:t xml:space="preserve">โมดูลที่สำคัญอีก </w:t>
      </w:r>
      <w:r w:rsidR="002776C9">
        <w:t xml:space="preserve">2 </w:t>
      </w:r>
      <w:r w:rsidR="002776C9">
        <w:rPr>
          <w:rFonts w:hint="cs"/>
          <w:cs/>
        </w:rPr>
        <w:t xml:space="preserve">โมดูลที่ทำหน้าที่สนับสนุนการเชื่อมโยงระหว่างระบบดิจิทัล คือ </w:t>
      </w:r>
      <w:ins w:id="24" w:author="Microsoft Office User" w:date="2022-12-03T15:38:00Z">
        <w:r w:rsidR="0027199B">
          <w:t xml:space="preserve">1) </w:t>
        </w:r>
      </w:ins>
      <w:r w:rsidR="002776C9">
        <w:t xml:space="preserve">License Access </w:t>
      </w:r>
      <w:r w:rsidR="001C48CC">
        <w:rPr>
          <w:rFonts w:hint="cs"/>
          <w:cs/>
        </w:rPr>
        <w:t xml:space="preserve">เพื่อเป็นช่องทางให้หน่วยงานอื่นสามารถเข้าถึงข้อมูลใบอนุญาตได้ </w:t>
      </w:r>
      <w:r w:rsidR="002776C9">
        <w:rPr>
          <w:rFonts w:hint="cs"/>
          <w:cs/>
        </w:rPr>
        <w:t xml:space="preserve">และ </w:t>
      </w:r>
      <w:ins w:id="25" w:author="Microsoft Office User" w:date="2022-12-03T15:38:00Z">
        <w:r w:rsidR="0027199B">
          <w:t xml:space="preserve">          2) </w:t>
        </w:r>
      </w:ins>
      <w:r w:rsidR="002776C9">
        <w:t xml:space="preserve">Catalog </w:t>
      </w:r>
      <w:r w:rsidR="001C48CC">
        <w:rPr>
          <w:rFonts w:hint="cs"/>
          <w:cs/>
        </w:rPr>
        <w:t xml:space="preserve">ที่เป็นบัญชีของข้อมูลต่างๆ เช่น รายละเอียดการบริการดิจิทัล </w:t>
      </w:r>
      <w:r w:rsidR="00BB7F96">
        <w:rPr>
          <w:rFonts w:hint="cs"/>
          <w:cs/>
        </w:rPr>
        <w:t>เป็นต้น</w:t>
      </w:r>
    </w:p>
    <w:p w14:paraId="29DB4029" w14:textId="3379C458" w:rsidR="00F5341E" w:rsidRDefault="001C48CC" w:rsidP="001C48CC">
      <w:pPr>
        <w:ind w:firstLine="720"/>
        <w:jc w:val="thaiDistribute"/>
        <w:rPr>
          <w:ins w:id="26" w:author="Microsoft Office User" w:date="2022-12-03T15:39:00Z"/>
        </w:rPr>
      </w:pPr>
      <w:r>
        <w:rPr>
          <w:rFonts w:hint="cs"/>
          <w:cs/>
        </w:rPr>
        <w:lastRenderedPageBreak/>
        <w:t>ซึ่งถ้าพิจารณาขอบเขตของ</w:t>
      </w:r>
      <w:r w:rsidR="002776C9">
        <w:rPr>
          <w:rFonts w:hint="cs"/>
          <w:cs/>
        </w:rPr>
        <w:t xml:space="preserve">หน่วยงานเจ้าของใบอนุญาตอื่น </w:t>
      </w:r>
      <w:r>
        <w:rPr>
          <w:rFonts w:hint="cs"/>
          <w:cs/>
        </w:rPr>
        <w:t>จะเห็นได้ว่า</w:t>
      </w:r>
      <w:r w:rsidR="002776C9">
        <w:rPr>
          <w:rFonts w:hint="cs"/>
          <w:cs/>
        </w:rPr>
        <w:t>มีองค์ประกอบของซอฟต์แวร์โมดูลที่คล้ายคลึงกัน</w:t>
      </w:r>
      <w:r>
        <w:rPr>
          <w:rFonts w:hint="cs"/>
          <w:cs/>
        </w:rPr>
        <w:t xml:space="preserve"> </w:t>
      </w:r>
      <w:r w:rsidR="009C22D0">
        <w:rPr>
          <w:rFonts w:hint="cs"/>
          <w:cs/>
        </w:rPr>
        <w:t xml:space="preserve">เพื่อรองรับการเชื่อมโยงทั้ง </w:t>
      </w:r>
      <w:r w:rsidR="009C22D0">
        <w:t xml:space="preserve">3 </w:t>
      </w:r>
      <w:r w:rsidR="009C22D0">
        <w:rPr>
          <w:rFonts w:hint="cs"/>
          <w:cs/>
        </w:rPr>
        <w:t>รูปแบบดังที่ได้กล่าวมาข้างต้น</w:t>
      </w:r>
      <w:ins w:id="27" w:author="Microsoft Office User" w:date="2022-12-03T15:39:00Z">
        <w:r w:rsidR="0027199B">
          <w:t xml:space="preserve"> </w:t>
        </w:r>
        <w:r w:rsidR="0027199B">
          <w:rPr>
            <w:rFonts w:hint="cs"/>
            <w:cs/>
          </w:rPr>
          <w:t xml:space="preserve">ได้แก่ </w:t>
        </w:r>
      </w:ins>
    </w:p>
    <w:p w14:paraId="2160CB0A" w14:textId="77777777" w:rsidR="0027199B" w:rsidRDefault="0027199B">
      <w:pPr>
        <w:pStyle w:val="ListParagraph"/>
        <w:numPr>
          <w:ilvl w:val="0"/>
          <w:numId w:val="40"/>
        </w:numPr>
        <w:jc w:val="thaiDistribute"/>
        <w:rPr>
          <w:ins w:id="28" w:author="Microsoft Office User" w:date="2022-12-03T15:39:00Z"/>
          <w:rFonts w:ascii="TH SarabunPSK" w:hAnsi="TH SarabunPSK" w:cs="TH SarabunPSK"/>
          <w:sz w:val="32"/>
          <w:szCs w:val="32"/>
        </w:rPr>
        <w:pPrChange w:id="29" w:author="Microsoft Office User" w:date="2022-12-03T15:39:00Z">
          <w:pPr>
            <w:pStyle w:val="ListParagraph"/>
            <w:numPr>
              <w:numId w:val="38"/>
            </w:numPr>
            <w:ind w:left="1080" w:hanging="360"/>
            <w:jc w:val="thaiDistribute"/>
          </w:pPr>
        </w:pPrChange>
      </w:pPr>
      <w:ins w:id="30" w:author="Microsoft Office User" w:date="2022-12-03T15:39:00Z">
        <w:r>
          <w:rPr>
            <w:rFonts w:ascii="TH SarabunPSK" w:hAnsi="TH SarabunPSK" w:cs="TH SarabunPSK" w:hint="cs"/>
            <w:sz w:val="32"/>
            <w:szCs w:val="32"/>
            <w:cs/>
          </w:rPr>
          <w:t>การเชื่อมโยงระหว่างหน่วยงานเจ้าของใบอนุญาตกับหน่วยงานกลาง</w:t>
        </w:r>
      </w:ins>
    </w:p>
    <w:p w14:paraId="195A019F" w14:textId="77777777" w:rsidR="0027199B" w:rsidRDefault="0027199B">
      <w:pPr>
        <w:pStyle w:val="ListParagraph"/>
        <w:numPr>
          <w:ilvl w:val="0"/>
          <w:numId w:val="40"/>
        </w:numPr>
        <w:jc w:val="thaiDistribute"/>
        <w:rPr>
          <w:ins w:id="31" w:author="Microsoft Office User" w:date="2022-12-03T15:39:00Z"/>
          <w:rFonts w:ascii="TH SarabunPSK" w:hAnsi="TH SarabunPSK" w:cs="TH SarabunPSK"/>
          <w:sz w:val="32"/>
          <w:szCs w:val="32"/>
        </w:rPr>
        <w:pPrChange w:id="32" w:author="Microsoft Office User" w:date="2022-12-03T15:39:00Z">
          <w:pPr>
            <w:pStyle w:val="ListParagraph"/>
            <w:numPr>
              <w:numId w:val="38"/>
            </w:numPr>
            <w:ind w:left="1080" w:hanging="360"/>
            <w:jc w:val="thaiDistribute"/>
          </w:pPr>
        </w:pPrChange>
      </w:pPr>
      <w:ins w:id="33" w:author="Microsoft Office User" w:date="2022-12-03T15:39:00Z">
        <w:r>
          <w:rPr>
            <w:rFonts w:ascii="TH SarabunPSK" w:hAnsi="TH SarabunPSK" w:cs="TH SarabunPSK" w:hint="cs"/>
            <w:sz w:val="32"/>
            <w:szCs w:val="32"/>
            <w:cs/>
          </w:rPr>
          <w:t>การเชื่อมโยงระหว่างหน่วยงานเจ้าของใบอนุญาตกับหน่วยงานเจ้าของใบอนุญาตอื่น</w:t>
        </w:r>
      </w:ins>
    </w:p>
    <w:p w14:paraId="2CFCF313" w14:textId="77777777" w:rsidR="0027199B" w:rsidRDefault="0027199B">
      <w:pPr>
        <w:pStyle w:val="ListParagraph"/>
        <w:numPr>
          <w:ilvl w:val="0"/>
          <w:numId w:val="40"/>
        </w:numPr>
        <w:jc w:val="thaiDistribute"/>
        <w:rPr>
          <w:ins w:id="34" w:author="Microsoft Office User" w:date="2022-12-03T15:39:00Z"/>
          <w:rFonts w:ascii="TH SarabunPSK" w:hAnsi="TH SarabunPSK" w:cs="TH SarabunPSK"/>
          <w:sz w:val="32"/>
          <w:szCs w:val="32"/>
        </w:rPr>
        <w:pPrChange w:id="35" w:author="Microsoft Office User" w:date="2022-12-03T15:39:00Z">
          <w:pPr>
            <w:pStyle w:val="ListParagraph"/>
            <w:numPr>
              <w:numId w:val="38"/>
            </w:numPr>
            <w:ind w:left="1080" w:hanging="360"/>
            <w:jc w:val="thaiDistribute"/>
          </w:pPr>
        </w:pPrChange>
      </w:pPr>
      <w:ins w:id="36" w:author="Microsoft Office User" w:date="2022-12-03T15:39:00Z">
        <w:r>
          <w:rPr>
            <w:rFonts w:ascii="TH SarabunPSK" w:hAnsi="TH SarabunPSK" w:cs="TH SarabunPSK" w:hint="cs"/>
            <w:sz w:val="32"/>
            <w:szCs w:val="32"/>
            <w:cs/>
          </w:rPr>
          <w:t>การเชื่อมโยงระหว่างหน่วยงานเจ้าของใบอนุญาตกับภาคธุรกิจ</w:t>
        </w:r>
      </w:ins>
    </w:p>
    <w:p w14:paraId="616E4274" w14:textId="77777777" w:rsidR="0027199B" w:rsidDel="0027199B" w:rsidRDefault="0027199B" w:rsidP="001C48CC">
      <w:pPr>
        <w:ind w:firstLine="720"/>
        <w:jc w:val="thaiDistribute"/>
        <w:rPr>
          <w:del w:id="37" w:author="Microsoft Office User" w:date="2022-12-03T15:39:00Z"/>
          <w:cs/>
        </w:rPr>
      </w:pPr>
    </w:p>
    <w:p w14:paraId="11B17281" w14:textId="77777777" w:rsidR="001C48CC" w:rsidRPr="004C592A" w:rsidDel="0027199B" w:rsidRDefault="001C48CC">
      <w:pPr>
        <w:jc w:val="thaiDistribute"/>
        <w:rPr>
          <w:del w:id="38" w:author="Microsoft Office User" w:date="2022-12-03T15:39:00Z"/>
          <w:cs/>
        </w:rPr>
        <w:pPrChange w:id="39" w:author="Microsoft Office User" w:date="2022-12-03T15:39:00Z">
          <w:pPr>
            <w:ind w:firstLine="720"/>
            <w:jc w:val="thaiDistribute"/>
          </w:pPr>
        </w:pPrChange>
      </w:pPr>
    </w:p>
    <w:p w14:paraId="631CED94" w14:textId="67D32180" w:rsidR="00555376" w:rsidDel="0027199B" w:rsidRDefault="00555376" w:rsidP="00555376">
      <w:pPr>
        <w:ind w:firstLine="720"/>
        <w:jc w:val="thaiDistribute"/>
        <w:rPr>
          <w:del w:id="40" w:author="Microsoft Office User" w:date="2022-12-03T15:39:00Z"/>
          <w:sz w:val="2"/>
          <w:szCs w:val="2"/>
        </w:rPr>
      </w:pPr>
    </w:p>
    <w:p w14:paraId="29B92A6E" w14:textId="3F9D8C43" w:rsidR="00555376" w:rsidDel="0027199B" w:rsidRDefault="00555376" w:rsidP="00555376">
      <w:pPr>
        <w:ind w:firstLine="720"/>
        <w:jc w:val="thaiDistribute"/>
        <w:rPr>
          <w:del w:id="41" w:author="Microsoft Office User" w:date="2022-12-03T15:39:00Z"/>
          <w:sz w:val="2"/>
          <w:szCs w:val="2"/>
        </w:rPr>
      </w:pPr>
    </w:p>
    <w:p w14:paraId="1A1AB910" w14:textId="0E3A62AC" w:rsidR="00555376" w:rsidDel="0027199B" w:rsidRDefault="00555376" w:rsidP="00555376">
      <w:pPr>
        <w:ind w:firstLine="720"/>
        <w:jc w:val="thaiDistribute"/>
        <w:rPr>
          <w:del w:id="42" w:author="Microsoft Office User" w:date="2022-12-03T15:39:00Z"/>
          <w:sz w:val="2"/>
          <w:szCs w:val="2"/>
        </w:rPr>
      </w:pPr>
    </w:p>
    <w:p w14:paraId="70E81B60" w14:textId="136F293D" w:rsidR="00555376" w:rsidDel="0027199B" w:rsidRDefault="00555376" w:rsidP="00555376">
      <w:pPr>
        <w:ind w:firstLine="720"/>
        <w:jc w:val="thaiDistribute"/>
        <w:rPr>
          <w:del w:id="43" w:author="Microsoft Office User" w:date="2022-12-03T15:39:00Z"/>
          <w:sz w:val="2"/>
          <w:szCs w:val="2"/>
        </w:rPr>
      </w:pPr>
    </w:p>
    <w:p w14:paraId="2A8DCA46" w14:textId="206D8301" w:rsidR="00555376" w:rsidRDefault="00555376" w:rsidP="00555376">
      <w:pPr>
        <w:jc w:val="thaiDistribute"/>
      </w:pPr>
    </w:p>
    <w:p w14:paraId="24477F27" w14:textId="7848BC25" w:rsidR="00555376" w:rsidRDefault="00D159CC" w:rsidP="00555376">
      <w:pPr>
        <w:jc w:val="thaiDistribu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B84DE6E" wp14:editId="77FCDD1A">
                <wp:simplePos x="0" y="0"/>
                <wp:positionH relativeFrom="column">
                  <wp:posOffset>1323193</wp:posOffset>
                </wp:positionH>
                <wp:positionV relativeFrom="paragraph">
                  <wp:posOffset>2021205</wp:posOffset>
                </wp:positionV>
                <wp:extent cx="1312984" cy="568569"/>
                <wp:effectExtent l="0" t="0" r="20955" b="2222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2984" cy="56856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12F7B7" id="Rectangle 9" o:spid="_x0000_s1026" style="position:absolute;margin-left:104.2pt;margin-top:159.15pt;width:103.4pt;height:44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" filled="f" strokecolor="red" strokeweight="1.5pt"/>
            </w:pict>
          </mc:Fallback>
        </mc:AlternateContent>
      </w:r>
      <w:r w:rsidR="00555376">
        <w:rPr>
          <w:noProof/>
        </w:rPr>
        <w:drawing>
          <wp:inline distT="0" distB="0" distL="0" distR="0" wp14:anchorId="7E041044" wp14:editId="19A9E0A8">
            <wp:extent cx="5502910" cy="2597150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D56F" w14:textId="1DB9308E" w:rsidR="00555376" w:rsidRPr="00555376" w:rsidRDefault="00555376" w:rsidP="00555376">
      <w:pPr>
        <w:jc w:val="thaiDistribute"/>
      </w:pPr>
    </w:p>
    <w:p w14:paraId="5F4733AE" w14:textId="2B5D611B" w:rsidR="00283802" w:rsidRDefault="00283802">
      <w:pPr>
        <w:pStyle w:val="Caption"/>
        <w:pPrChange w:id="44" w:author="Microsoft Office User" w:date="2022-12-03T15:40:00Z">
          <w:pPr>
            <w:jc w:val="center"/>
          </w:pPr>
        </w:pPrChange>
      </w:pPr>
      <w:del w:id="45" w:author="Microsoft Office User" w:date="2022-12-03T15:40:00Z">
        <w:r w:rsidRPr="00283802" w:rsidDel="0027199B">
          <w:rPr>
            <w:rFonts w:hint="cs"/>
            <w:cs/>
          </w:rPr>
          <w:delText xml:space="preserve">ภาพที่ </w:delText>
        </w:r>
        <w:r w:rsidR="009C22D0" w:rsidDel="0027199B">
          <w:delText>3</w:delText>
        </w:r>
        <w:r w:rsidDel="0027199B">
          <w:delText xml:space="preserve"> </w:delText>
        </w:r>
      </w:del>
      <w:ins w:id="46" w:author="Microsoft Office User" w:date="2022-12-03T15:40:00Z">
        <w:r w:rsidR="0027199B">
          <w:rPr>
            <w:cs/>
          </w:rPr>
          <w:t xml:space="preserve">ภาพที่ </w:t>
        </w:r>
        <w:r w:rsidR="0027199B">
          <w:t xml:space="preserve">3- </w:t>
        </w:r>
        <w:r w:rsidR="0027199B">
          <w:fldChar w:fldCharType="begin"/>
        </w:r>
        <w:r w:rsidR="0027199B">
          <w:instrText xml:space="preserve"> SEQ </w:instrText>
        </w:r>
        <w:r w:rsidR="0027199B">
          <w:rPr>
            <w:cs/>
          </w:rPr>
          <w:instrText>ภาพที่</w:instrText>
        </w:r>
        <w:r w:rsidR="0027199B">
          <w:instrText xml:space="preserve">_3- \* ARABIC </w:instrText>
        </w:r>
      </w:ins>
      <w:r w:rsidR="0027199B">
        <w:fldChar w:fldCharType="separate"/>
      </w:r>
      <w:ins w:id="47" w:author="Microsoft Office User" w:date="2022-12-03T15:40:00Z">
        <w:r w:rsidR="0027199B">
          <w:rPr>
            <w:noProof/>
          </w:rPr>
          <w:t>3</w:t>
        </w:r>
        <w:r w:rsidR="0027199B">
          <w:fldChar w:fldCharType="end"/>
        </w:r>
        <w:r w:rsidR="0027199B">
          <w:rPr>
            <w:rFonts w:hint="cs"/>
            <w:cs/>
          </w:rPr>
          <w:t xml:space="preserve"> </w:t>
        </w:r>
      </w:ins>
      <w:r w:rsidRPr="00283802">
        <w:rPr>
          <w:cs/>
        </w:rPr>
        <w:t>การออกแบบขั้นตอนการให้บริการผ่านระบบดิจิทัลสำหรับหน่วยงานเจ้าของใบอนุญาต/บริการ</w:t>
      </w:r>
      <w:r>
        <w:rPr>
          <w:rFonts w:hint="cs"/>
          <w:cs/>
        </w:rPr>
        <w:t xml:space="preserve"> ที่</w:t>
      </w:r>
      <w:r w:rsidR="009C22D0">
        <w:rPr>
          <w:rFonts w:hint="cs"/>
          <w:cs/>
        </w:rPr>
        <w:t>รองรับการใช้บริการ</w:t>
      </w:r>
      <w:r>
        <w:rPr>
          <w:rFonts w:hint="cs"/>
          <w:cs/>
        </w:rPr>
        <w:t>แบบอัตโนมัติ</w:t>
      </w:r>
      <w:r w:rsidR="009C22D0">
        <w:rPr>
          <w:rFonts w:hint="cs"/>
          <w:cs/>
        </w:rPr>
        <w:t>จากภาคธุรกิจ</w:t>
      </w:r>
    </w:p>
    <w:p w14:paraId="6A1A511C" w14:textId="09069994" w:rsidR="00D159CC" w:rsidRDefault="00D159CC" w:rsidP="00283802">
      <w:pPr>
        <w:jc w:val="thaiDistribute"/>
        <w:rPr>
          <w:color w:val="000000"/>
        </w:rPr>
      </w:pPr>
    </w:p>
    <w:p w14:paraId="2645CFF2" w14:textId="6E6B5A8B" w:rsidR="00283802" w:rsidRDefault="00D159CC" w:rsidP="00D159CC">
      <w:pPr>
        <w:ind w:firstLine="720"/>
        <w:jc w:val="thaiDistribute"/>
      </w:pPr>
      <w:r>
        <w:rPr>
          <w:rFonts w:hint="cs"/>
          <w:color w:val="000000"/>
          <w:cs/>
        </w:rPr>
        <w:t>การออกแบบเพื่อให้บริการกับภาคธุรกิจที่มีความพร้อม ได้แก่</w:t>
      </w:r>
      <w:ins w:id="48" w:author="Microsoft Office User" w:date="2022-12-03T15:40:00Z">
        <w:r w:rsidR="0027199B">
          <w:rPr>
            <w:rFonts w:hint="cs"/>
            <w:color w:val="000000"/>
            <w:cs/>
          </w:rPr>
          <w:t xml:space="preserve"> </w:t>
        </w:r>
      </w:ins>
      <w:r>
        <w:rPr>
          <w:rFonts w:hint="cs"/>
          <w:color w:val="000000"/>
          <w:cs/>
        </w:rPr>
        <w:t>บริษัท</w:t>
      </w:r>
      <w:proofErr w:type="spellStart"/>
      <w:r>
        <w:rPr>
          <w:rFonts w:hint="cs"/>
          <w:color w:val="000000"/>
          <w:cs/>
        </w:rPr>
        <w:t>ใหญ่ๆ</w:t>
      </w:r>
      <w:proofErr w:type="spellEnd"/>
      <w:r>
        <w:rPr>
          <w:rFonts w:hint="cs"/>
          <w:color w:val="000000"/>
          <w:cs/>
        </w:rPr>
        <w:t xml:space="preserve"> ที่ได้มีการเปลี่ยนผ่านเป็นบริษัทดิจิทัลเรียบร้อยแล้ว ซึ่งมีจำนวนไม่น้อย กระบวนการทำงานของบริษัทได้เปลี่ยนจากการทำงานของคนมาเป็นระบบดิจิทัลแล้วเช่นกัน ดังแสดงในภาพที่ </w:t>
      </w:r>
      <w:ins w:id="49" w:author="Microsoft Office User" w:date="2022-12-03T15:40:00Z">
        <w:r w:rsidR="0027199B">
          <w:rPr>
            <w:color w:val="000000"/>
          </w:rPr>
          <w:t>3-</w:t>
        </w:r>
      </w:ins>
      <w:r>
        <w:rPr>
          <w:color w:val="000000"/>
        </w:rPr>
        <w:t xml:space="preserve">3 </w:t>
      </w:r>
      <w:r w:rsidRPr="0027199B">
        <w:rPr>
          <w:color w:val="000000"/>
          <w:highlight w:val="yellow"/>
          <w:cs/>
          <w:rPrChange w:id="50" w:author="Microsoft Office User" w:date="2022-12-03T15:41:00Z">
            <w:rPr>
              <w:color w:val="000000"/>
              <w:cs/>
            </w:rPr>
          </w:rPrChange>
        </w:rPr>
        <w:t>ตรงกล่องสีแดง</w:t>
      </w:r>
      <w:r>
        <w:rPr>
          <w:rFonts w:hint="cs"/>
          <w:color w:val="000000"/>
          <w:cs/>
        </w:rPr>
        <w:t xml:space="preserve"> </w:t>
      </w:r>
      <w:del w:id="51" w:author="Microsoft Office User" w:date="2022-12-03T15:41:00Z">
        <w:r w:rsidDel="0027199B">
          <w:rPr>
            <w:rFonts w:hint="cs"/>
            <w:color w:val="000000"/>
            <w:cs/>
          </w:rPr>
          <w:delText>ดังนั้น</w:delText>
        </w:r>
      </w:del>
      <w:ins w:id="52" w:author="Microsoft Office User" w:date="2022-12-03T15:41:00Z">
        <w:r w:rsidR="0027199B">
          <w:rPr>
            <w:rFonts w:hint="cs"/>
            <w:color w:val="000000"/>
            <w:cs/>
          </w:rPr>
          <w:t>รูปแบบ</w:t>
        </w:r>
      </w:ins>
      <w:r>
        <w:rPr>
          <w:rFonts w:hint="cs"/>
          <w:color w:val="000000"/>
          <w:cs/>
        </w:rPr>
        <w:t xml:space="preserve">การร้องขอบริการระหว่างภาคธุรกิจกับหน่วยงานเจ้าของใบอนุญาตจะเป็นแบบอัตโนมัติที่ระบบดิจิทัลระหว่าง </w:t>
      </w:r>
      <w:r>
        <w:rPr>
          <w:color w:val="000000"/>
        </w:rPr>
        <w:t xml:space="preserve">2 </w:t>
      </w:r>
      <w:r>
        <w:rPr>
          <w:rFonts w:hint="cs"/>
          <w:color w:val="000000"/>
          <w:cs/>
        </w:rPr>
        <w:t>หน่วยงานจะเชื่อมโยงและทำงานร่วมกันแบบอัตโนมัติ</w:t>
      </w:r>
    </w:p>
    <w:p w14:paraId="3D3F5724" w14:textId="77777777" w:rsidR="00D159CC" w:rsidRPr="00555376" w:rsidRDefault="00D159CC" w:rsidP="00283802">
      <w:pPr>
        <w:jc w:val="thaiDistribute"/>
      </w:pPr>
    </w:p>
    <w:p w14:paraId="2FD45084" w14:textId="77777777" w:rsidR="0027199B" w:rsidRDefault="0027199B">
      <w:pPr>
        <w:rPr>
          <w:ins w:id="53" w:author="Microsoft Office User" w:date="2022-12-03T15:41:00Z"/>
          <w:b/>
          <w:bCs/>
          <w:color w:val="000000"/>
          <w:u w:val="single"/>
          <w:cs/>
        </w:rPr>
      </w:pPr>
      <w:bookmarkStart w:id="54" w:name="_Hlk118963064"/>
      <w:ins w:id="55" w:author="Microsoft Office User" w:date="2022-12-03T15:41:00Z">
        <w:r>
          <w:rPr>
            <w:b/>
            <w:bCs/>
            <w:color w:val="000000"/>
            <w:u w:val="single"/>
            <w:cs/>
          </w:rPr>
          <w:br w:type="page"/>
        </w:r>
      </w:ins>
    </w:p>
    <w:p w14:paraId="0C825D3A" w14:textId="1E2FEE43" w:rsidR="004B5959" w:rsidRPr="00F5341E" w:rsidRDefault="004B5959" w:rsidP="00F5341E">
      <w:pPr>
        <w:tabs>
          <w:tab w:val="left" w:pos="720"/>
        </w:tabs>
        <w:spacing w:line="228" w:lineRule="auto"/>
        <w:ind w:right="29"/>
        <w:jc w:val="thaiDistribute"/>
        <w:rPr>
          <w:b/>
          <w:bCs/>
          <w:color w:val="000000"/>
          <w:u w:val="single"/>
        </w:rPr>
      </w:pPr>
      <w:r w:rsidRPr="00F5341E">
        <w:rPr>
          <w:b/>
          <w:bCs/>
          <w:color w:val="000000"/>
          <w:u w:val="single"/>
          <w:cs/>
        </w:rPr>
        <w:lastRenderedPageBreak/>
        <w:t>การประเมินความแตกต่าง (</w:t>
      </w:r>
      <w:r w:rsidRPr="00F5341E">
        <w:rPr>
          <w:b/>
          <w:bCs/>
          <w:color w:val="000000"/>
          <w:u w:val="single"/>
        </w:rPr>
        <w:t>Gap Analysis)</w:t>
      </w:r>
      <w:bookmarkEnd w:id="54"/>
      <w:r w:rsidRPr="00F5341E">
        <w:rPr>
          <w:b/>
          <w:bCs/>
          <w:color w:val="000000"/>
          <w:u w:val="single"/>
        </w:rPr>
        <w:t xml:space="preserve"> </w:t>
      </w:r>
      <w:r w:rsidRPr="00F5341E">
        <w:rPr>
          <w:b/>
          <w:bCs/>
          <w:color w:val="000000"/>
          <w:u w:val="single"/>
          <w:cs/>
        </w:rPr>
        <w:t>ระหว่างขั้นตอนการให้บริการของบริการเป้าหมายแต่ละบริการและขั้นตอนการให้บริการที่เป็นมาตรฐาน</w:t>
      </w:r>
    </w:p>
    <w:p w14:paraId="1B181CF8" w14:textId="0C709EC3" w:rsidR="00F5341E" w:rsidDel="0027199B" w:rsidRDefault="00515B85" w:rsidP="00F5341E">
      <w:pPr>
        <w:tabs>
          <w:tab w:val="left" w:pos="720"/>
        </w:tabs>
        <w:spacing w:line="228" w:lineRule="auto"/>
        <w:ind w:right="29"/>
        <w:jc w:val="thaiDistribute"/>
        <w:rPr>
          <w:del w:id="56" w:author="Microsoft Office User" w:date="2022-12-03T15:42:00Z"/>
          <w:color w:val="000000"/>
        </w:rPr>
      </w:pPr>
      <w:r>
        <w:rPr>
          <w:color w:val="000000"/>
          <w:cs/>
        </w:rPr>
        <w:tab/>
      </w:r>
      <w:r w:rsidRPr="00515B85">
        <w:rPr>
          <w:color w:val="000000"/>
          <w:cs/>
        </w:rPr>
        <w:t>ความแตกต่าง (</w:t>
      </w:r>
      <w:r w:rsidRPr="00515B85">
        <w:rPr>
          <w:color w:val="000000"/>
        </w:rPr>
        <w:t xml:space="preserve">Gap Analysis) </w:t>
      </w:r>
      <w:r w:rsidRPr="00515B85">
        <w:rPr>
          <w:color w:val="000000"/>
          <w:cs/>
        </w:rPr>
        <w:t>ระหว่างขั้นตอนการให้บริการของบริการเป้าหมายแต่ละบริการและขั้นตอนการให้บริการที่เป็นมาตรฐาน</w:t>
      </w:r>
      <w:r>
        <w:rPr>
          <w:rFonts w:hint="cs"/>
          <w:color w:val="000000"/>
          <w:cs/>
        </w:rPr>
        <w:t xml:space="preserve"> แสดงในรูปแบบความสัมพันธ์ระหว่างองค์ประกอบของระบบและคุณลักษณะใหม่ในอนาคต รายละเอียดดังตารางที่ </w:t>
      </w:r>
      <w:r>
        <w:rPr>
          <w:color w:val="000000"/>
        </w:rPr>
        <w:t>1</w:t>
      </w:r>
    </w:p>
    <w:p w14:paraId="578764E6" w14:textId="77777777" w:rsidR="00515B85" w:rsidRDefault="00515B85" w:rsidP="00F5341E">
      <w:pPr>
        <w:tabs>
          <w:tab w:val="left" w:pos="720"/>
        </w:tabs>
        <w:spacing w:line="228" w:lineRule="auto"/>
        <w:ind w:right="29"/>
        <w:jc w:val="thaiDistribute"/>
        <w:rPr>
          <w:color w:val="000000"/>
        </w:rPr>
      </w:pPr>
    </w:p>
    <w:p w14:paraId="4A7F905B" w14:textId="77777777" w:rsidR="00515B85" w:rsidRDefault="00515B85">
      <w:pPr>
        <w:rPr>
          <w:b/>
          <w:bCs/>
          <w:color w:val="000000"/>
          <w:cs/>
        </w:rPr>
      </w:pPr>
      <w:del w:id="57" w:author="Microsoft Office User" w:date="2022-12-03T15:42:00Z">
        <w:r w:rsidDel="0027199B">
          <w:rPr>
            <w:b/>
            <w:bCs/>
            <w:color w:val="000000"/>
            <w:cs/>
          </w:rPr>
          <w:br w:type="page"/>
        </w:r>
      </w:del>
    </w:p>
    <w:p w14:paraId="3CD8DB03" w14:textId="00369F07" w:rsidR="00515B85" w:rsidRDefault="00515B85" w:rsidP="00F5341E">
      <w:pPr>
        <w:tabs>
          <w:tab w:val="left" w:pos="720"/>
        </w:tabs>
        <w:spacing w:line="228" w:lineRule="auto"/>
        <w:ind w:right="29"/>
        <w:jc w:val="thaiDistribute"/>
        <w:rPr>
          <w:color w:val="000000"/>
        </w:rPr>
      </w:pPr>
      <w:r w:rsidRPr="00515B85">
        <w:rPr>
          <w:rFonts w:hint="cs"/>
          <w:b/>
          <w:bCs/>
          <w:color w:val="000000"/>
          <w:cs/>
        </w:rPr>
        <w:t>ตารางที่</w:t>
      </w:r>
      <w:r w:rsidRPr="00515B85">
        <w:rPr>
          <w:b/>
          <w:bCs/>
          <w:color w:val="000000"/>
        </w:rPr>
        <w:t xml:space="preserve"> 1</w:t>
      </w:r>
      <w:r>
        <w:rPr>
          <w:color w:val="000000"/>
        </w:rPr>
        <w:t xml:space="preserve"> </w:t>
      </w:r>
      <w:r w:rsidRPr="00515B85">
        <w:rPr>
          <w:color w:val="000000"/>
          <w:cs/>
        </w:rPr>
        <w:t>การประเมินความแตกต่าง (</w:t>
      </w:r>
      <w:r w:rsidRPr="00515B85">
        <w:rPr>
          <w:color w:val="000000"/>
        </w:rPr>
        <w:t>Gap Analysis)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5812"/>
      </w:tblGrid>
      <w:tr w:rsidR="00515B85" w:rsidRPr="00515B85" w14:paraId="791314AB" w14:textId="77777777" w:rsidTr="00515B85">
        <w:trPr>
          <w:tblHeader/>
        </w:trPr>
        <w:tc>
          <w:tcPr>
            <w:tcW w:w="2830" w:type="dxa"/>
            <w:shd w:val="clear" w:color="auto" w:fill="F2F2F2" w:themeFill="background1" w:themeFillShade="F2"/>
          </w:tcPr>
          <w:p w14:paraId="28BC7885" w14:textId="7282512A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jc w:val="center"/>
              <w:rPr>
                <w:b/>
                <w:bCs/>
                <w:color w:val="000000"/>
                <w:cs/>
              </w:rPr>
            </w:pPr>
            <w:r w:rsidRPr="00515B85">
              <w:rPr>
                <w:rFonts w:hint="cs"/>
                <w:b/>
                <w:bCs/>
                <w:color w:val="000000"/>
                <w:cs/>
              </w:rPr>
              <w:t>องค์ประกอบของระบ</w:t>
            </w:r>
            <w:r>
              <w:rPr>
                <w:rFonts w:hint="cs"/>
                <w:b/>
                <w:bCs/>
                <w:color w:val="000000"/>
                <w:cs/>
              </w:rPr>
              <w:t>บดิจิทัล</w:t>
            </w:r>
          </w:p>
        </w:tc>
        <w:tc>
          <w:tcPr>
            <w:tcW w:w="5812" w:type="dxa"/>
            <w:shd w:val="clear" w:color="auto" w:fill="F2F2F2" w:themeFill="background1" w:themeFillShade="F2"/>
          </w:tcPr>
          <w:p w14:paraId="61684B06" w14:textId="47EDBC1D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jc w:val="center"/>
              <w:rPr>
                <w:b/>
                <w:bCs/>
                <w:color w:val="000000"/>
              </w:rPr>
            </w:pPr>
            <w:r w:rsidRPr="00515B85">
              <w:rPr>
                <w:rFonts w:hint="cs"/>
                <w:b/>
                <w:bCs/>
                <w:color w:val="000000"/>
                <w:cs/>
              </w:rPr>
              <w:t>คุณลักษณะใหม่ในอนาคต</w:t>
            </w:r>
          </w:p>
        </w:tc>
      </w:tr>
      <w:tr w:rsidR="00515B85" w14:paraId="3110893E" w14:textId="77777777" w:rsidTr="00515B85">
        <w:tc>
          <w:tcPr>
            <w:tcW w:w="2830" w:type="dxa"/>
          </w:tcPr>
          <w:p w14:paraId="6C0CEF1C" w14:textId="4378B8D3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การเข้าใช้งานระบบ</w:t>
            </w:r>
          </w:p>
        </w:tc>
        <w:tc>
          <w:tcPr>
            <w:tcW w:w="5812" w:type="dxa"/>
          </w:tcPr>
          <w:p w14:paraId="6C2FF9B1" w14:textId="672E0717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1)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รองรับการท</w:t>
            </w:r>
            <w:r w:rsidR="004C4D83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 xml:space="preserve">งานแบบ </w:t>
            </w:r>
            <w:r w:rsidRPr="00515B85">
              <w:rPr>
                <w:color w:val="000000"/>
              </w:rPr>
              <w:t>Web Application</w:t>
            </w:r>
          </w:p>
          <w:p w14:paraId="3FAB618D" w14:textId="0DFC06D7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2)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สามารถเรียกใช้งานผ่านโปรแกรมเว็บบราวเซอร์ (</w:t>
            </w:r>
            <w:r w:rsidRPr="00515B85">
              <w:rPr>
                <w:color w:val="000000"/>
              </w:rPr>
              <w:t xml:space="preserve">Web Browser Browser) </w:t>
            </w:r>
            <w:r w:rsidRPr="00515B85">
              <w:rPr>
                <w:color w:val="000000"/>
                <w:cs/>
              </w:rPr>
              <w:t xml:space="preserve">บนเครื่องคอมพิวเตอร์ </w:t>
            </w:r>
            <w:r>
              <w:rPr>
                <w:rFonts w:hint="cs"/>
                <w:color w:val="000000"/>
                <w:cs/>
              </w:rPr>
              <w:t xml:space="preserve">และอุปกรณ์พกพา </w:t>
            </w:r>
            <w:r w:rsidRPr="00515B85">
              <w:rPr>
                <w:color w:val="000000"/>
                <w:cs/>
              </w:rPr>
              <w:t>โดยมีการแสดงผลที่เหมาะสมตามขนาดของอุปกรณ์ต่างๆ (</w:t>
            </w:r>
            <w:r w:rsidRPr="00515B85">
              <w:rPr>
                <w:color w:val="000000"/>
              </w:rPr>
              <w:t>Web Responsive)</w:t>
            </w:r>
          </w:p>
          <w:p w14:paraId="63FDF92F" w14:textId="75EF265B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4)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รองรับการแสดงผลได้หลายภาษา สามารถเปลี่ยนภาษาได้จากหน้าจอ และสามารถขยายจานวนภาษาที่รองรับได้อย่างไม่จ</w:t>
            </w:r>
            <w:r w:rsidR="004C4D83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กัด</w:t>
            </w:r>
          </w:p>
          <w:p w14:paraId="2FC154B5" w14:textId="5470CCE4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5)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รองรับการเปลี่ยนขนาดตัวอักษรได้ตามความต้องการ</w:t>
            </w:r>
          </w:p>
          <w:p w14:paraId="4AA801D5" w14:textId="33D02132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6)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รองรับการการท</w:t>
            </w:r>
            <w:r w:rsidR="004C4D83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งานบนระบบปฏิบัติการ ได้อย่างน้อยดังนี้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</w:rPr>
              <w:t xml:space="preserve">Microsoft Windows Server </w:t>
            </w:r>
            <w:r w:rsidRPr="00515B85">
              <w:rPr>
                <w:color w:val="000000"/>
                <w:cs/>
              </w:rPr>
              <w:t>หรือ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</w:rPr>
              <w:t>Linux</w:t>
            </w:r>
          </w:p>
          <w:p w14:paraId="473E0347" w14:textId="6CF73125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7)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รองรับการท</w:t>
            </w:r>
            <w:r w:rsidR="004C4D83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งานบนระบบฐานข้อมูลได้ โปรดระบุประเภทฐานข้อมูล</w:t>
            </w:r>
          </w:p>
        </w:tc>
      </w:tr>
      <w:tr w:rsidR="00515B85" w14:paraId="63D513F1" w14:textId="77777777" w:rsidTr="00515B85">
        <w:tc>
          <w:tcPr>
            <w:tcW w:w="2830" w:type="dxa"/>
          </w:tcPr>
          <w:p w14:paraId="626DF02E" w14:textId="21B9CA6A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ระบบยืนยันตัวตนและบริหารจัดการสิทธิ์</w:t>
            </w:r>
          </w:p>
        </w:tc>
        <w:tc>
          <w:tcPr>
            <w:tcW w:w="5812" w:type="dxa"/>
          </w:tcPr>
          <w:p w14:paraId="3B558B01" w14:textId="4A87C923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1)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รองรับการยืนยันตัวตนและบริหารจัดการสิทธิ์ ของกลุ่มผู้ใช้งานต่อไปนี้</w:t>
            </w:r>
          </w:p>
          <w:p w14:paraId="4F2C6459" w14:textId="01DBFAEB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ผู้ประกอบการที่เป็นบุคคล ประชาชนไทยและชาวต่างชาติ) และนิติบุคคล โดยผู้ประกอบการสามารถหาข้อมูล ยื่น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 xml:space="preserve"> 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ระค่าธรรมเนียม ติดตามสถานะ ร้องเรียน และบริหารจัดการบัญชีผู้ใช้งานได้ เป็นต้น</w:t>
            </w:r>
          </w:p>
          <w:p w14:paraId="622EC01D" w14:textId="1D941B9B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เจ้าหน้าที่ศูนย์บริการร่วม ข้าราชการ พนักงาน และลูกจ้าง โดยเจ้าหน้าที่ศูนย์บริการร่วมสามารถรับ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จากผู้ประกอบการ กรอกข้อมูล และยื่นขออนุมัติอนุญาตให้กับผู้ประกอบการที่มาขอรับบริการผ่านศูนย์บริการร่วมได้ สามารถติดตามสถานะของการขออนุมัติอนุญาตและการร้องเรียนทุกประเภท เป็นต้น</w:t>
            </w:r>
          </w:p>
          <w:p w14:paraId="58691C7A" w14:textId="074FC6A3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lastRenderedPageBreak/>
              <w:t>•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เจ้าหน้าที่หน่วยงานผู้ออกใบอนุมัติอนุญาต สามารถเรียกดูรายการ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ที่ยื่นผ่านระบบ และสามารถปรับปรุงสถานะในการพิจารณาอนุมัติอนุญาตได้ผ่านหน้าจอตามขั้นตอนตั้งแต่ต้นจนจบ</w:t>
            </w:r>
          </w:p>
          <w:p w14:paraId="7E2DFAB7" w14:textId="358B744B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 xml:space="preserve">เจ้าหน้าที่ผู้ดูแลระบบของแต่ละหน่วยงาน สามารถจัดการข้อมูลของใบอนุญาต จัดการบัญชีผู้ใช้งาน </w:t>
            </w:r>
            <w:r w:rsidR="004C4D83"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สิทธิ์ในการเข้าถึงและจัดการข้อมูลของผู้ใช้งานภายในหน่วยงาน</w:t>
            </w:r>
          </w:p>
          <w:p w14:paraId="7E5DCBB8" w14:textId="4DC6236F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 xml:space="preserve">เจ้าหน้าที่ผู้ดูแลระบบกลาง สามารถจัดการบัญชีผู้ใช้งาน </w:t>
            </w:r>
            <w:r w:rsidR="004C4D83"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สิทธิ์ในการเข้าถึงและจัดการข้อมูลของผู้ดูแลระบบของแต่ละหน่วยงาน</w:t>
            </w:r>
          </w:p>
          <w:p w14:paraId="5E0BB744" w14:textId="1059D84E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2)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รองรับการเชื่อมต่อกับระบบยืนยันตัวบุคคลต่างๆ อย่างน้อยดังนี้</w:t>
            </w:r>
          </w:p>
          <w:p w14:paraId="6463D601" w14:textId="2128BE29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 xml:space="preserve">ระบบ </w:t>
            </w:r>
            <w:r w:rsidR="004C4D83">
              <w:rPr>
                <w:color w:val="000000"/>
              </w:rPr>
              <w:t xml:space="preserve">Digital </w:t>
            </w:r>
            <w:r w:rsidRPr="00515B85">
              <w:rPr>
                <w:color w:val="000000"/>
              </w:rPr>
              <w:t xml:space="preserve">ID </w:t>
            </w:r>
            <w:r w:rsidRPr="00515B85">
              <w:rPr>
                <w:color w:val="000000"/>
                <w:cs/>
              </w:rPr>
              <w:t xml:space="preserve">ที่ให้บริการโดย </w:t>
            </w:r>
            <w:proofErr w:type="spellStart"/>
            <w:r w:rsidRPr="00515B85">
              <w:rPr>
                <w:color w:val="000000"/>
                <w:cs/>
              </w:rPr>
              <w:t>ส</w:t>
            </w:r>
            <w:r w:rsidR="004C4D83">
              <w:rPr>
                <w:rFonts w:hint="cs"/>
                <w:color w:val="000000"/>
                <w:cs/>
              </w:rPr>
              <w:t>พร</w:t>
            </w:r>
            <w:proofErr w:type="spellEnd"/>
            <w:ins w:id="58" w:author="Microsoft Office User" w:date="2022-12-03T15:44:00Z">
              <w:r w:rsidR="007A4873">
                <w:rPr>
                  <w:rFonts w:hint="cs"/>
                  <w:color w:val="000000"/>
                  <w:cs/>
                </w:rPr>
                <w:t>.</w:t>
              </w:r>
            </w:ins>
            <w:r w:rsidRPr="00515B85">
              <w:rPr>
                <w:color w:val="000000"/>
                <w:cs/>
              </w:rPr>
              <w:t xml:space="preserve"> </w:t>
            </w:r>
          </w:p>
          <w:p w14:paraId="63C70147" w14:textId="6CD6ACC3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4C4D83"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 xml:space="preserve">ระบบยืนยันตัวนิติบุคคลโดยใช้บัญชีผู้ใช้งานระบบ </w:t>
            </w:r>
            <w:r w:rsidRPr="00515B85">
              <w:rPr>
                <w:color w:val="000000"/>
              </w:rPr>
              <w:t xml:space="preserve">e Registration </w:t>
            </w:r>
            <w:r w:rsidRPr="00515B85">
              <w:rPr>
                <w:color w:val="000000"/>
                <w:cs/>
              </w:rPr>
              <w:t xml:space="preserve">หรือระบบ </w:t>
            </w:r>
            <w:r w:rsidRPr="00515B85">
              <w:rPr>
                <w:color w:val="000000"/>
              </w:rPr>
              <w:t xml:space="preserve">e Filling </w:t>
            </w:r>
            <w:r w:rsidRPr="00515B85">
              <w:rPr>
                <w:color w:val="000000"/>
                <w:cs/>
              </w:rPr>
              <w:t>ที่ออกโดย กรมพัฒนาธุรกิจการค้า</w:t>
            </w:r>
          </w:p>
          <w:p w14:paraId="229251BA" w14:textId="3961946A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3)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รองรับการยืนยันตัวตนแบบหลายปัจจัย (</w:t>
            </w:r>
            <w:r w:rsidRPr="00515B85">
              <w:rPr>
                <w:color w:val="000000"/>
              </w:rPr>
              <w:t>Multi Factor Authentication)</w:t>
            </w:r>
          </w:p>
          <w:p w14:paraId="1AD640CE" w14:textId="260AD964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4)</w:t>
            </w:r>
            <w:r w:rsidR="004C4D83"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</w:t>
            </w:r>
            <w:r w:rsidR="004C4D83"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ระดับความน่าเชื่อถือที่ยอมรับได้ส</w:t>
            </w:r>
            <w:r w:rsidR="004C4D83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หรับแต่ละงานบริการ/ใบอนุญาต</w:t>
            </w:r>
          </w:p>
          <w:p w14:paraId="752769A8" w14:textId="588293CD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 xml:space="preserve">ระดับความน่าเชื่อถือของ </w:t>
            </w:r>
            <w:r w:rsidRPr="00515B85">
              <w:rPr>
                <w:color w:val="000000"/>
              </w:rPr>
              <w:t xml:space="preserve">Identity </w:t>
            </w:r>
            <w:r w:rsidRPr="00515B85">
              <w:rPr>
                <w:color w:val="000000"/>
                <w:cs/>
              </w:rPr>
              <w:t>เช่น ต้องแสดงตนก่อนขอรับบริการ</w:t>
            </w:r>
          </w:p>
          <w:p w14:paraId="0D71E10C" w14:textId="0602587A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ระดับความสามารถในการยื่น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โดยตัวแทน (</w:t>
            </w:r>
            <w:r w:rsidRPr="00515B85">
              <w:rPr>
                <w:color w:val="000000"/>
              </w:rPr>
              <w:t>Delegates)</w:t>
            </w:r>
          </w:p>
          <w:p w14:paraId="2EA3FAB1" w14:textId="069F7D10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5)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ผู้ประกอ</w:t>
            </w:r>
            <w:r w:rsidR="00D62304">
              <w:rPr>
                <w:rFonts w:hint="cs"/>
                <w:color w:val="000000"/>
                <w:cs/>
              </w:rPr>
              <w:t>บ</w:t>
            </w:r>
            <w:r w:rsidRPr="00515B85">
              <w:rPr>
                <w:color w:val="000000"/>
                <w:cs/>
              </w:rPr>
              <w:t>การบุคคลและนิติบุคคลสามารถ</w:t>
            </w:r>
            <w:r w:rsidR="004C4D83"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ตัวแทนในการยื่น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หรือ</w:t>
            </w:r>
            <w:r w:rsidR="004C4D83">
              <w:rPr>
                <w:color w:val="000000"/>
                <w:cs/>
              </w:rPr>
              <w:t>ดำเนิน</w:t>
            </w:r>
            <w:r w:rsidRPr="00515B85">
              <w:rPr>
                <w:color w:val="000000"/>
                <w:cs/>
              </w:rPr>
              <w:t>การต่างๆ ผ่านระบบได้ (</w:t>
            </w:r>
            <w:r w:rsidRPr="00515B85">
              <w:rPr>
                <w:color w:val="000000"/>
              </w:rPr>
              <w:t>Delegates)</w:t>
            </w:r>
          </w:p>
        </w:tc>
      </w:tr>
      <w:tr w:rsidR="00515B85" w14:paraId="2B0D1497" w14:textId="77777777" w:rsidTr="00515B85">
        <w:tc>
          <w:tcPr>
            <w:tcW w:w="2830" w:type="dxa"/>
          </w:tcPr>
          <w:p w14:paraId="006AF4DF" w14:textId="4CA3AA68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ระบบข้อมูลใบอนุญาต</w:t>
            </w:r>
          </w:p>
        </w:tc>
        <w:tc>
          <w:tcPr>
            <w:tcW w:w="5812" w:type="dxa"/>
          </w:tcPr>
          <w:p w14:paraId="0E56C253" w14:textId="4894C93C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1)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 xml:space="preserve">ให้ข้อมูลในการติดต่อราชการเพื่อประกอบธุรกิจตั้งแต่ เริ่มต้นธุรกิจ </w:t>
            </w:r>
            <w:r w:rsidR="004C4D83">
              <w:rPr>
                <w:color w:val="000000"/>
                <w:cs/>
              </w:rPr>
              <w:t>ดำเนิน</w:t>
            </w:r>
            <w:r w:rsidRPr="00515B85">
              <w:rPr>
                <w:color w:val="000000"/>
                <w:cs/>
              </w:rPr>
              <w:t>ธุรกิจ จนถึงเลิกกิจการ สามารถค้นหาและเข้าถึงข้อมูลตามเกณฑ์ต่างๆ เช่น ค้นหาข้อมูลตามวงจรการประกอบธุรกิจ ค้นหาข้อมูลตามประเภทธุรกิจ หรือค้นหาโดยค</w:t>
            </w:r>
            <w:r w:rsidR="00DD0F1D">
              <w:rPr>
                <w:rFonts w:hint="cs"/>
                <w:color w:val="000000"/>
                <w:cs/>
              </w:rPr>
              <w:t>ำ</w:t>
            </w:r>
            <w:r w:rsidR="00DD0F1D">
              <w:rPr>
                <w:color w:val="000000"/>
                <w:cs/>
              </w:rPr>
              <w:t>สำคัญ</w:t>
            </w:r>
          </w:p>
          <w:p w14:paraId="3D242BE6" w14:textId="7ED5CC9F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</w:t>
            </w:r>
            <w:r w:rsidR="004C4D83">
              <w:rPr>
                <w:color w:val="000000"/>
                <w:cs/>
              </w:rPr>
              <w:t>แนะนำ</w:t>
            </w:r>
            <w:r w:rsidRPr="00515B85">
              <w:rPr>
                <w:color w:val="000000"/>
                <w:cs/>
              </w:rPr>
              <w:t>ขั้นตอนการติดต่อราชการตามรูปแบบธุรกิจหรือรายละเอียดของกิจการ (</w:t>
            </w:r>
            <w:r w:rsidRPr="00515B85">
              <w:rPr>
                <w:color w:val="000000"/>
              </w:rPr>
              <w:t xml:space="preserve">Information Advisor) </w:t>
            </w:r>
            <w:r w:rsidRPr="00515B85">
              <w:rPr>
                <w:color w:val="000000"/>
                <w:cs/>
              </w:rPr>
              <w:t>โดยใช้ภาษาที่เข้าใจง่าย</w:t>
            </w:r>
          </w:p>
          <w:p w14:paraId="2240CD34" w14:textId="71545DC6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lastRenderedPageBreak/>
              <w:t>3)</w:t>
            </w:r>
            <w:r w:rsidR="00DD0F1D">
              <w:rPr>
                <w:rFonts w:hint="cs"/>
                <w:color w:val="000000"/>
                <w:cs/>
              </w:rPr>
              <w:t xml:space="preserve"> ส</w:t>
            </w:r>
            <w:r w:rsidRPr="00515B85">
              <w:rPr>
                <w:color w:val="000000"/>
                <w:cs/>
              </w:rPr>
              <w:t>ามารถเชื่อมโยงรายละเอียดของใบอนุญาต/งานบริการจากระบบคู่มือประชาชน เช่น ขั้นตอน เอกสารประกอบ ระยะเวลา และค่าธรรมเนียม เป็นต้น</w:t>
            </w:r>
          </w:p>
        </w:tc>
      </w:tr>
      <w:tr w:rsidR="00515B85" w14:paraId="3EA42DBB" w14:textId="77777777" w:rsidTr="00515B85">
        <w:tc>
          <w:tcPr>
            <w:tcW w:w="2830" w:type="dxa"/>
          </w:tcPr>
          <w:p w14:paraId="2FDBBBE3" w14:textId="67E31259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ระบบบริหารจัดการการติดต่อของผู้ประกอบการ</w:t>
            </w:r>
          </w:p>
        </w:tc>
        <w:tc>
          <w:tcPr>
            <w:tcW w:w="5812" w:type="dxa"/>
          </w:tcPr>
          <w:p w14:paraId="0245D22D" w14:textId="7331CB6D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รองรับการติดต่อของผู้ประกอบการผ่านช่องทางอย่างน้อย ดังนี้</w:t>
            </w:r>
          </w:p>
          <w:p w14:paraId="5565D044" w14:textId="445F8983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ติดต่อด้วยตนเองที่ศูนย์บริการ (</w:t>
            </w:r>
            <w:r w:rsidRPr="00515B85">
              <w:rPr>
                <w:color w:val="000000"/>
              </w:rPr>
              <w:t>Walk In)</w:t>
            </w:r>
          </w:p>
          <w:p w14:paraId="49482C75" w14:textId="346AE39F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ติดต่อผ่านสายด่วน (</w:t>
            </w:r>
            <w:r w:rsidRPr="00515B85">
              <w:rPr>
                <w:color w:val="000000"/>
              </w:rPr>
              <w:t>Call)</w:t>
            </w:r>
          </w:p>
          <w:p w14:paraId="1BFEBCDA" w14:textId="53582B47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ติดต่อกับเจ้าหน้าที่ผ่านระบบออนไลน์ (</w:t>
            </w:r>
            <w:r w:rsidRPr="00515B85">
              <w:rPr>
                <w:color w:val="000000"/>
              </w:rPr>
              <w:t>Chat)</w:t>
            </w:r>
          </w:p>
          <w:p w14:paraId="4567B039" w14:textId="0D92F4C0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ติดต่อผ่านช่องทางอื่นๆ เช่น อีเมล</w:t>
            </w:r>
            <w:del w:id="59" w:author="Microsoft Office User" w:date="2022-12-03T15:45:00Z">
              <w:r w:rsidRPr="00515B85" w:rsidDel="007A4873">
                <w:rPr>
                  <w:color w:val="000000"/>
                  <w:cs/>
                </w:rPr>
                <w:delText>์</w:delText>
              </w:r>
            </w:del>
            <w:r w:rsidRPr="00515B85">
              <w:rPr>
                <w:color w:val="000000"/>
                <w:cs/>
              </w:rPr>
              <w:t xml:space="preserve"> เป็นต้น</w:t>
            </w:r>
          </w:p>
          <w:p w14:paraId="429A426D" w14:textId="52F59380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เจ้าหน้าที่สามารถบันทึกข้อมูลรายละเอียดการติดต่อ เช่น ประเภทในการติดต่อ (การสอบถาม การขอความช่วยเหลือ การร้องเรียน การติดตามความคืบหน้า) ช่องทางที่ใช้ และ วันเวลาที่ติดต่อ เพื่อให้เจ้าหน้าที่สามารถเรียกดูประวัติการติดต่อได้เมื่อต้องการ โดยใช้เลขบัตรประชาชน เลขนิติบุคคล หรือหมายเลขหนังสือเดินทาง เป็นเลขที่อ้างอิง</w:t>
            </w:r>
          </w:p>
          <w:p w14:paraId="3270230E" w14:textId="56C25191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3)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เจ้าหน้าที่สามารถเรียกดูหรือค้นหาประวัติการติดต่อและรายละเอียดการติดต่อ โดยใช้เลขบัตรประชาชน เลขนิติบุคคล หรือ หมายเลขหนังสือเดินทาง หรือค้นหาโดยข้อมูลที่</w:t>
            </w:r>
            <w:r w:rsidR="00DD0F1D">
              <w:rPr>
                <w:color w:val="000000"/>
                <w:cs/>
              </w:rPr>
              <w:t>สำคัญ</w:t>
            </w:r>
            <w:r w:rsidRPr="00515B85">
              <w:rPr>
                <w:color w:val="000000"/>
                <w:cs/>
              </w:rPr>
              <w:t>อื่นๆ เพื่อให้บริการแก่ผู้ประกอบการได้อย่างต่อเนื่อง</w:t>
            </w:r>
          </w:p>
          <w:p w14:paraId="265612D3" w14:textId="1CD5ED51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4)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รองรับการบริหารจัดการเรื่องร้องเรียน (</w:t>
            </w:r>
            <w:r w:rsidRPr="00515B85">
              <w:rPr>
                <w:color w:val="000000"/>
              </w:rPr>
              <w:t>Complaint Management)</w:t>
            </w:r>
          </w:p>
          <w:p w14:paraId="26C76F84" w14:textId="0B64B186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บันทึกข้อร้องเรียนและรายละเอียดของการร้องเรียนได้โดยผู้ประกอบการหรือเจ้าหน้าที่ศูนย์บริการร่วม</w:t>
            </w:r>
          </w:p>
          <w:p w14:paraId="4CC5B4D1" w14:textId="2A4DBDE1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สามารถส่งต่อเรื่องร้องเรียนให้หน่วยงานที่เกี่ยวข้องตรวจสอบและแก้ไข</w:t>
            </w:r>
          </w:p>
          <w:p w14:paraId="1BC3B930" w14:textId="005D3184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สามารถติดตามสถานะของการ</w:t>
            </w:r>
            <w:r w:rsidR="004C4D83">
              <w:rPr>
                <w:color w:val="000000"/>
                <w:cs/>
              </w:rPr>
              <w:t>ดำเนิน</w:t>
            </w:r>
            <w:r w:rsidRPr="00515B85">
              <w:rPr>
                <w:color w:val="000000"/>
                <w:cs/>
              </w:rPr>
              <w:t>งานแก้ไขเรื่องร้องเรียนให้เป็นไปตามข้อตกลงงานบริการ (</w:t>
            </w:r>
            <w:r w:rsidRPr="00515B85">
              <w:rPr>
                <w:color w:val="000000"/>
              </w:rPr>
              <w:t>SLA)</w:t>
            </w:r>
          </w:p>
        </w:tc>
      </w:tr>
      <w:tr w:rsidR="00515B85" w14:paraId="02D914EC" w14:textId="77777777" w:rsidTr="00515B85">
        <w:tc>
          <w:tcPr>
            <w:tcW w:w="2830" w:type="dxa"/>
          </w:tcPr>
          <w:p w14:paraId="5AB9EE47" w14:textId="3BD66B2D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ระบบยื่นค</w:t>
            </w:r>
            <w:r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ขอ</w:t>
            </w:r>
          </w:p>
        </w:tc>
        <w:tc>
          <w:tcPr>
            <w:tcW w:w="5812" w:type="dxa"/>
          </w:tcPr>
          <w:p w14:paraId="15FC9A0C" w14:textId="6B624E34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รองรับการยื่น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โดยผู้ประกอบการบุคคล/นิติบุคคล ตัวแทนผู้ประกอบการ หรือเจ้าหน้าที่ศูนย์บริการร่วมที่</w:t>
            </w:r>
            <w:r w:rsidR="004C4D83">
              <w:rPr>
                <w:color w:val="000000"/>
                <w:cs/>
              </w:rPr>
              <w:t>ดำเนิน</w:t>
            </w:r>
            <w:r w:rsidRPr="00515B85">
              <w:rPr>
                <w:color w:val="000000"/>
                <w:cs/>
              </w:rPr>
              <w:t>การแทนผู้ประกอบการ</w:t>
            </w:r>
          </w:p>
          <w:p w14:paraId="3F9F35E7" w14:textId="1C373E72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รองรับการยื่น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ทั้งในกรณี ขอใบอนุญาตใหม่ แก้ไขเปลี่ยนแปลง ต่ออายุ และยกเลิก</w:t>
            </w:r>
          </w:p>
          <w:p w14:paraId="1002DE5A" w14:textId="15D5CFF9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lastRenderedPageBreak/>
              <w:t>3)</w:t>
            </w:r>
            <w:r w:rsidR="00DD0F1D">
              <w:rPr>
                <w:color w:val="000000"/>
              </w:rPr>
              <w:t xml:space="preserve"> </w:t>
            </w:r>
            <w:r w:rsidRPr="00515B85">
              <w:rPr>
                <w:color w:val="000000"/>
              </w:rPr>
              <w:t>Smart Form Data &amp; Document Entry</w:t>
            </w:r>
          </w:p>
          <w:p w14:paraId="27CC13F2" w14:textId="5A438C31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มีแบบฟอร์มอิเล็กทรอนิกส์และรายการเอกสารประกอบ เพื่อให้ผู้ประกอบการกรอกข้อมูลและส่งเอกสารประกอบเพื่อยื่น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ได้ ทั้งนี้รูปแบบของฟอร์มและรายการเอกสารต้องเป็นไปตามข้อ</w:t>
            </w:r>
            <w:r w:rsidR="004C4D83"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ของแต่ละใบอนุญาต/งานบริการ</w:t>
            </w:r>
          </w:p>
          <w:p w14:paraId="57EE0732" w14:textId="22DB361B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สามารถดึงข้อมูลหรือเอกสารของผู้ประกอบการแบบอัตโนมัติ โดยการเชื่อมโยงข้อมูลและเอกสารจากหน่วยงานภาครัฐ เช่น การเชื่อมโยงข้อมูลจากฐานข้อมูลทะเบียนราษฎร์ หรือข้อมูลจากกรมพัฒนาธุรกิจการค้า เป็นต้น ทั้งนี้การเชื่อมโยงข้อมูลต้องเป็นไปตามสิทธิ์ของผู้ใช้งาน</w:t>
            </w:r>
          </w:p>
          <w:p w14:paraId="7697B7A0" w14:textId="1A178870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สามารถรองรับการกรอกข้อมูลโดยอัตโนมัติในรูปแบบต่างๆ เช่น กรอกข้อมูลที่อยู่อัตโนมัติโดยการระบุต</w:t>
            </w:r>
            <w:ins w:id="60" w:author="Microsoft Office User" w:date="2022-12-03T15:46:00Z">
              <w:r w:rsidR="007A4873">
                <w:rPr>
                  <w:rFonts w:hint="cs"/>
                  <w:color w:val="000000"/>
                  <w:cs/>
                </w:rPr>
                <w:t>ำ</w:t>
              </w:r>
            </w:ins>
            <w:del w:id="61" w:author="Microsoft Office User" w:date="2022-12-03T15:46:00Z">
              <w:r w:rsidRPr="00515B85" w:rsidDel="007A4873">
                <w:rPr>
                  <w:color w:val="000000"/>
                  <w:cs/>
                </w:rPr>
                <w:delText>า</w:delText>
              </w:r>
            </w:del>
            <w:r w:rsidRPr="00515B85">
              <w:rPr>
                <w:color w:val="000000"/>
                <w:cs/>
              </w:rPr>
              <w:t>แหน่งบนแผนที่ผ่านเว็บเบราว์เซอร์การกรอกข้อมูลที่อยู่อัตโนมัต</w:t>
            </w:r>
            <w:ins w:id="62" w:author="Microsoft Office User" w:date="2022-12-03T15:46:00Z">
              <w:r w:rsidR="007A4873">
                <w:rPr>
                  <w:rFonts w:hint="cs"/>
                  <w:color w:val="000000"/>
                  <w:cs/>
                </w:rPr>
                <w:t>ิ</w:t>
              </w:r>
            </w:ins>
            <w:r w:rsidRPr="00515B85">
              <w:rPr>
                <w:color w:val="000000"/>
                <w:cs/>
              </w:rPr>
              <w:t>โดยจากระบุรหัสไปรษณีย์ หรือการกรอกข้อมูลจากบัญชีผู้ใช้งานให้โดยอัตโนมัติ</w:t>
            </w:r>
          </w:p>
          <w:p w14:paraId="1A402779" w14:textId="551FBC11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สามารถรองรับการ</w:t>
            </w:r>
            <w:r w:rsidR="00DD0F1D">
              <w:rPr>
                <w:color w:val="000000"/>
                <w:cs/>
              </w:rPr>
              <w:t>คำนวณ</w:t>
            </w:r>
            <w:r w:rsidRPr="00515B85">
              <w:rPr>
                <w:color w:val="000000"/>
                <w:cs/>
              </w:rPr>
              <w:t>ข้อมูลที่</w:t>
            </w:r>
            <w:r w:rsidR="00DD0F1D">
              <w:rPr>
                <w:color w:val="000000"/>
                <w:cs/>
              </w:rPr>
              <w:t>สำคัญ</w:t>
            </w:r>
            <w:r w:rsidRPr="00515B85">
              <w:rPr>
                <w:color w:val="000000"/>
                <w:cs/>
              </w:rPr>
              <w:t>ตามข้อมูลที่ปราก</w:t>
            </w:r>
            <w:ins w:id="63" w:author="Microsoft Office User" w:date="2022-12-03T15:46:00Z">
              <w:r w:rsidR="007A4873">
                <w:rPr>
                  <w:rFonts w:hint="cs"/>
                  <w:color w:val="000000"/>
                  <w:cs/>
                </w:rPr>
                <w:t>ฏ</w:t>
              </w:r>
            </w:ins>
            <w:del w:id="64" w:author="Microsoft Office User" w:date="2022-12-03T15:46:00Z">
              <w:r w:rsidRPr="00515B85" w:rsidDel="007A4873">
                <w:rPr>
                  <w:color w:val="000000"/>
                  <w:cs/>
                </w:rPr>
                <w:delText>ฎ</w:delText>
              </w:r>
            </w:del>
            <w:r w:rsidRPr="00515B85">
              <w:rPr>
                <w:color w:val="000000"/>
                <w:cs/>
              </w:rPr>
              <w:t>ในใบ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 xml:space="preserve"> เช่น ค่าธรรมเนียม วันที่ครบ</w:t>
            </w:r>
            <w:r w:rsidR="004C4D83"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 xml:space="preserve"> และรายการเอกสารประกอบ</w:t>
            </w:r>
          </w:p>
          <w:p w14:paraId="1D48FAC8" w14:textId="4FC3F097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สามารถยื่น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หลายใบอนุญาต/บริการได้ในการยื่น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ครั้งเดียว โดยกรอกข้อมูลและส่งเอกสารประกอบชุดเดียว ไม่ซ้าซ้อน</w:t>
            </w:r>
          </w:p>
          <w:p w14:paraId="76EFD685" w14:textId="155949E4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สามารถบันทึกร่าง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และเอกสารประกอบได้ ทั้งกรณีการบันทึกโดยผู้ใช้งานและการบันทึกโดยอัตโนมัติ (</w:t>
            </w:r>
            <w:r w:rsidRPr="00515B85">
              <w:rPr>
                <w:color w:val="000000"/>
              </w:rPr>
              <w:t>Auto Save)</w:t>
            </w:r>
          </w:p>
          <w:p w14:paraId="0B0B421A" w14:textId="1868329A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4)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สามารถตรวจสอบความถูกต้องและครบถ้วนของ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และเอกสารประกอบตามเงื่อนไขหรือข้อ</w:t>
            </w:r>
            <w:r w:rsidR="004C4D83"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ของแต่ละใบอนุญาต/งานบริการ โดยรองรับการเชื่อมโยงเพื่อตรวจสอบข้อมูลจากหน่วยงานภาครัฐ เช่น การตรวจสอบพื้นที่ที่สามารถ</w:t>
            </w:r>
            <w:r w:rsidR="004C4D83">
              <w:rPr>
                <w:color w:val="000000"/>
                <w:cs/>
              </w:rPr>
              <w:t>ดำเนิน</w:t>
            </w:r>
            <w:r w:rsidRPr="00515B85">
              <w:rPr>
                <w:color w:val="000000"/>
                <w:cs/>
              </w:rPr>
              <w:t>การได้ การตรวจสอบบัญชีต้องห้าม เป็นต้น</w:t>
            </w:r>
          </w:p>
          <w:p w14:paraId="1FEDDE32" w14:textId="2BDB2859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5)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การยืนยันการส่งข้อมูล</w:t>
            </w:r>
          </w:p>
          <w:p w14:paraId="4133E2B5" w14:textId="66B3AB4C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สามารถแก้ไข และตรวจทาน (</w:t>
            </w:r>
            <w:r w:rsidRPr="00515B85">
              <w:rPr>
                <w:color w:val="000000"/>
              </w:rPr>
              <w:t xml:space="preserve">Preview) 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และเอกสารทั้งหมดก่อนยืนยันการส่งได้</w:t>
            </w:r>
          </w:p>
          <w:p w14:paraId="05609DF4" w14:textId="6C9D532B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สามารถแจ้งข้อ</w:t>
            </w:r>
            <w:r w:rsidR="004C4D83"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 xml:space="preserve"> หรือเงื่อนไขการให้บริการต่างๆ ให้ผู้ยื่น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ยื่นยันก่อนการส่งได้</w:t>
            </w:r>
          </w:p>
          <w:p w14:paraId="7E00F07A" w14:textId="55BDB2E5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lastRenderedPageBreak/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สามารถส่ง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ซ</w:t>
            </w:r>
            <w:ins w:id="65" w:author="Microsoft Office User" w:date="2022-12-03T15:47:00Z">
              <w:r w:rsidR="007A4873">
                <w:rPr>
                  <w:rFonts w:hint="cs"/>
                  <w:color w:val="000000"/>
                  <w:cs/>
                </w:rPr>
                <w:t>้ำ</w:t>
              </w:r>
            </w:ins>
            <w:del w:id="66" w:author="Microsoft Office User" w:date="2022-12-03T15:47:00Z">
              <w:r w:rsidRPr="00515B85" w:rsidDel="007A4873">
                <w:rPr>
                  <w:color w:val="000000"/>
                  <w:cs/>
                </w:rPr>
                <w:delText>้า</w:delText>
              </w:r>
            </w:del>
            <w:r w:rsidRPr="00515B85">
              <w:rPr>
                <w:color w:val="000000"/>
                <w:cs/>
              </w:rPr>
              <w:t xml:space="preserve"> (</w:t>
            </w:r>
            <w:r w:rsidRPr="00515B85">
              <w:rPr>
                <w:color w:val="000000"/>
              </w:rPr>
              <w:t xml:space="preserve">Resubmit) </w:t>
            </w:r>
            <w:r w:rsidRPr="00515B85">
              <w:rPr>
                <w:color w:val="000000"/>
                <w:cs/>
              </w:rPr>
              <w:t>ทั้งแบบฟอร์มและเอกสารที่เกี่ยวข้องโดยอัตโนมัติหากเกิดเหตุขัดข้องได้</w:t>
            </w:r>
          </w:p>
          <w:p w14:paraId="4AF4F499" w14:textId="3516C5AB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6)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สามารถส่งต่อข้อมูล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และเอกสารประกอบไปยังหน่วยงานผู้รับผิดชอบทั้งส่วนราชการส่วนกลางและท้องถิ่น ตามข้อ</w:t>
            </w:r>
            <w:r w:rsidR="004C4D83"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ของแต่ละใบอนุญาต/งานบริการ</w:t>
            </w:r>
          </w:p>
          <w:p w14:paraId="05267F86" w14:textId="256B0873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7)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สามารถรองรับการนัดหมายกับเจ้าหน้าที่ตามตารางงานของเจ้าหน้าที่ เช่น การนัดหมายในการตรวจสอบสถานที่ สัมภาษณ์ หรือตรวจตัวอย่างสินค้า (</w:t>
            </w:r>
            <w:r w:rsidRPr="00515B85">
              <w:rPr>
                <w:color w:val="000000"/>
              </w:rPr>
              <w:t xml:space="preserve">Appointment Booking) </w:t>
            </w:r>
            <w:r w:rsidRPr="00515B85">
              <w:rPr>
                <w:color w:val="000000"/>
                <w:cs/>
              </w:rPr>
              <w:t>เป็นต้น</w:t>
            </w:r>
          </w:p>
          <w:p w14:paraId="29F6F9C7" w14:textId="74BB74AE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  <w:cs/>
              </w:rPr>
            </w:pPr>
            <w:r w:rsidRPr="00515B85">
              <w:rPr>
                <w:color w:val="000000"/>
                <w:cs/>
              </w:rPr>
              <w:t>8)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สามารถให้ผู้ประกอบการตรวจสอบสถานะของการยื่น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ได้ทุกบริการเบ็ดเสร็จในที่เดียว รองรับการแจ้งเตือนแบบเชิงรุก (</w:t>
            </w:r>
            <w:r w:rsidRPr="00515B85">
              <w:rPr>
                <w:color w:val="000000"/>
              </w:rPr>
              <w:t>Proactive</w:t>
            </w:r>
            <w:r w:rsidR="00DD0F1D">
              <w:rPr>
                <w:color w:val="000000"/>
              </w:rPr>
              <w:t xml:space="preserve"> </w:t>
            </w:r>
            <w:r w:rsidRPr="00515B85">
              <w:rPr>
                <w:color w:val="000000"/>
              </w:rPr>
              <w:t xml:space="preserve">Notification) </w:t>
            </w:r>
            <w:r w:rsidRPr="00515B85">
              <w:rPr>
                <w:color w:val="000000"/>
                <w:cs/>
              </w:rPr>
              <w:t>ผ่านช่องทางต่างๆ เช่น อีเมล</w:t>
            </w:r>
            <w:del w:id="67" w:author="Microsoft Office User" w:date="2022-12-03T15:47:00Z">
              <w:r w:rsidRPr="00515B85" w:rsidDel="007A4873">
                <w:rPr>
                  <w:color w:val="000000"/>
                  <w:cs/>
                </w:rPr>
                <w:delText>์</w:delText>
              </w:r>
            </w:del>
            <w:r w:rsidRPr="00515B85">
              <w:rPr>
                <w:color w:val="000000"/>
                <w:cs/>
              </w:rPr>
              <w:t xml:space="preserve"> หรือ </w:t>
            </w:r>
            <w:r w:rsidRPr="00515B85">
              <w:rPr>
                <w:color w:val="000000"/>
              </w:rPr>
              <w:t xml:space="preserve">SMS </w:t>
            </w:r>
            <w:r w:rsidRPr="00515B85">
              <w:rPr>
                <w:color w:val="000000"/>
                <w:cs/>
              </w:rPr>
              <w:t>เป็นต้น</w:t>
            </w:r>
          </w:p>
        </w:tc>
      </w:tr>
      <w:tr w:rsidR="00515B85" w14:paraId="72375572" w14:textId="77777777" w:rsidTr="00515B85">
        <w:tc>
          <w:tcPr>
            <w:tcW w:w="2830" w:type="dxa"/>
          </w:tcPr>
          <w:p w14:paraId="3EF7BBD4" w14:textId="2024D9FD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lastRenderedPageBreak/>
              <w:t>ระบบรับช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ระเงิน</w:t>
            </w:r>
          </w:p>
        </w:tc>
        <w:tc>
          <w:tcPr>
            <w:tcW w:w="5812" w:type="dxa"/>
          </w:tcPr>
          <w:p w14:paraId="2E613016" w14:textId="592FBA81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</w:t>
            </w:r>
            <w:r w:rsidR="00DD0F1D">
              <w:rPr>
                <w:color w:val="000000"/>
                <w:cs/>
              </w:rPr>
              <w:t>คำนวณ</w:t>
            </w:r>
            <w:r w:rsidRPr="00515B85">
              <w:rPr>
                <w:color w:val="000000"/>
                <w:cs/>
              </w:rPr>
              <w:t>ค่าบริการได้ตามรูปแบบที่หน่วยงาน</w:t>
            </w:r>
            <w:r w:rsidR="004C4D83"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 xml:space="preserve"> รองรับค่าบริการประเภทต่าง ๆ เช่น ค่าใบ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 xml:space="preserve"> ค่าธรรมเนียม ค่าปรับ เป็นต้น</w:t>
            </w:r>
          </w:p>
          <w:p w14:paraId="4F190BA1" w14:textId="59E9FAE0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สามารถรองรับการช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 xml:space="preserve">ระเงินผ่านช่องทางต่างๆ ได้อย่างน้อยดังนี้ </w:t>
            </w:r>
            <w:r w:rsidRPr="00515B85">
              <w:rPr>
                <w:color w:val="000000"/>
              </w:rPr>
              <w:t xml:space="preserve">Credit Card, Bill Payment </w:t>
            </w:r>
            <w:r w:rsidRPr="00515B85">
              <w:rPr>
                <w:color w:val="000000"/>
                <w:cs/>
              </w:rPr>
              <w:t xml:space="preserve">และ </w:t>
            </w:r>
            <w:r w:rsidRPr="00515B85">
              <w:rPr>
                <w:color w:val="000000"/>
              </w:rPr>
              <w:t>QR Payment</w:t>
            </w:r>
          </w:p>
          <w:p w14:paraId="42F6AB78" w14:textId="1DD2D017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  <w:cs/>
              </w:rPr>
            </w:pPr>
            <w:r w:rsidRPr="00515B85">
              <w:rPr>
                <w:color w:val="000000"/>
              </w:rPr>
              <w:t>3)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รองรับการเชื่อมโยง/</w:t>
            </w:r>
            <w:r w:rsidR="004C4D83">
              <w:rPr>
                <w:color w:val="000000"/>
                <w:cs/>
              </w:rPr>
              <w:t>ทำ</w:t>
            </w:r>
            <w:r w:rsidRPr="00515B85">
              <w:rPr>
                <w:color w:val="000000"/>
                <w:cs/>
              </w:rPr>
              <w:t>งานร่วมกับระบบ</w:t>
            </w:r>
            <w:del w:id="68" w:author="Microsoft Office User" w:date="2022-12-03T15:48:00Z">
              <w:r w:rsidRPr="00515B85" w:rsidDel="007A4873">
                <w:rPr>
                  <w:color w:val="000000"/>
                  <w:cs/>
                </w:rPr>
                <w:delText xml:space="preserve"> </w:delText>
              </w:r>
            </w:del>
            <w:r w:rsidRPr="00515B85">
              <w:rPr>
                <w:color w:val="000000"/>
              </w:rPr>
              <w:t>National e</w:t>
            </w:r>
            <w:ins w:id="69" w:author="Microsoft Office User" w:date="2022-12-03T15:48:00Z">
              <w:r w:rsidR="007A4873">
                <w:rPr>
                  <w:color w:val="000000"/>
                </w:rPr>
                <w:t>-</w:t>
              </w:r>
            </w:ins>
            <w:del w:id="70" w:author="Microsoft Office User" w:date="2022-12-03T15:48:00Z">
              <w:r w:rsidRPr="00515B85" w:rsidDel="007A4873">
                <w:rPr>
                  <w:color w:val="000000"/>
                </w:rPr>
                <w:delText xml:space="preserve"> </w:delText>
              </w:r>
            </w:del>
            <w:r w:rsidRPr="00515B85">
              <w:rPr>
                <w:color w:val="000000"/>
              </w:rPr>
              <w:t xml:space="preserve">Payment </w:t>
            </w:r>
            <w:r w:rsidRPr="00515B85">
              <w:rPr>
                <w:color w:val="000000"/>
                <w:cs/>
              </w:rPr>
              <w:t>รวมถึงแพลตฟอร์มกลางที่ให้บริการโดยกรมบัญชีกลางได้</w:t>
            </w:r>
          </w:p>
          <w:p w14:paraId="4F69A605" w14:textId="6A4D9C93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4)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สามารถตรวจสอบสถานะการรับช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ระเงินในกรณีที่ผู้ประกอบการช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 xml:space="preserve">ระเงินผ่านช่องทางของธนาคาร เช่น </w:t>
            </w:r>
            <w:r w:rsidRPr="00515B85">
              <w:rPr>
                <w:color w:val="000000"/>
              </w:rPr>
              <w:t xml:space="preserve">Bill Payment / QR Payment </w:t>
            </w:r>
            <w:r w:rsidRPr="00515B85">
              <w:rPr>
                <w:color w:val="000000"/>
                <w:cs/>
              </w:rPr>
              <w:t>และจัด</w:t>
            </w:r>
            <w:r w:rsidR="004C4D83">
              <w:rPr>
                <w:color w:val="000000"/>
                <w:cs/>
              </w:rPr>
              <w:t>ทำ</w:t>
            </w:r>
            <w:r w:rsidRPr="00515B85">
              <w:rPr>
                <w:color w:val="000000"/>
                <w:cs/>
              </w:rPr>
              <w:t>ใบเสร็จรับเงินอิเล็กทรอนิกส์</w:t>
            </w:r>
          </w:p>
          <w:p w14:paraId="79A417C2" w14:textId="4F036A00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5)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สามารถจัด</w:t>
            </w:r>
            <w:r w:rsidR="004C4D83">
              <w:rPr>
                <w:color w:val="000000"/>
                <w:cs/>
              </w:rPr>
              <w:t>ทำ</w:t>
            </w:r>
            <w:r w:rsidRPr="00515B85">
              <w:rPr>
                <w:color w:val="000000"/>
                <w:cs/>
              </w:rPr>
              <w:t>รายงานที่</w:t>
            </w:r>
            <w:r w:rsidR="00DD0F1D">
              <w:rPr>
                <w:color w:val="000000"/>
                <w:cs/>
              </w:rPr>
              <w:t>สำคัญ</w:t>
            </w:r>
            <w:r w:rsidRPr="00515B85">
              <w:rPr>
                <w:color w:val="000000"/>
                <w:cs/>
              </w:rPr>
              <w:t>เพื่อตรวจสอบสถานะการรับช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ระเงินและการ</w:t>
            </w:r>
            <w:r w:rsidR="00DD0F1D">
              <w:rPr>
                <w:color w:val="000000"/>
                <w:cs/>
              </w:rPr>
              <w:t>นำ</w:t>
            </w:r>
            <w:r w:rsidRPr="00515B85">
              <w:rPr>
                <w:color w:val="000000"/>
                <w:cs/>
              </w:rPr>
              <w:t>ส่งคลัง</w:t>
            </w:r>
          </w:p>
          <w:p w14:paraId="40ED7F3E" w14:textId="7105769B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</w:p>
        </w:tc>
      </w:tr>
      <w:tr w:rsidR="00515B85" w14:paraId="64FAC0C0" w14:textId="77777777" w:rsidTr="00515B85">
        <w:tc>
          <w:tcPr>
            <w:tcW w:w="2830" w:type="dxa"/>
          </w:tcPr>
          <w:p w14:paraId="2EBCE7B5" w14:textId="17FB29EA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ระบบบริหารจัดการประสิทธิภาพของการบริการ</w:t>
            </w:r>
          </w:p>
        </w:tc>
        <w:tc>
          <w:tcPr>
            <w:tcW w:w="5812" w:type="dxa"/>
          </w:tcPr>
          <w:p w14:paraId="636E6516" w14:textId="70AB41E9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สามารถบริหารจัดการข้อตกลงระดับการให้บริการราย</w:t>
            </w:r>
            <w:r>
              <w:rPr>
                <w:color w:val="000000"/>
                <w:cs/>
              </w:rPr>
              <w:t>คำขอ</w:t>
            </w:r>
          </w:p>
          <w:p w14:paraId="482D1CD8" w14:textId="69D1DAED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สามารถติดตามสถานะและระยะเวลาของการ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การรราย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ตามข้อตกลงระดับการให้บริการ (</w:t>
            </w:r>
            <w:r w:rsidRPr="004C4D83">
              <w:rPr>
                <w:color w:val="000000"/>
              </w:rPr>
              <w:t xml:space="preserve">SLA) </w:t>
            </w:r>
            <w:r w:rsidRPr="004C4D83">
              <w:rPr>
                <w:color w:val="000000"/>
                <w:cs/>
              </w:rPr>
              <w:t>และการ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งานรายขั้นตอนตามข้อตกลงระดับการปฏิบัติงาน (</w:t>
            </w:r>
            <w:r w:rsidRPr="004C4D83">
              <w:rPr>
                <w:color w:val="000000"/>
              </w:rPr>
              <w:t>OLA)</w:t>
            </w:r>
          </w:p>
          <w:p w14:paraId="0FC1874B" w14:textId="5F2B374E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lastRenderedPageBreak/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</w:t>
            </w:r>
            <w:r w:rsidR="00DD0F1D">
              <w:rPr>
                <w:color w:val="000000"/>
                <w:cs/>
              </w:rPr>
              <w:t>คำนวณ</w:t>
            </w:r>
            <w:r w:rsidRPr="004C4D83">
              <w:rPr>
                <w:color w:val="000000"/>
                <w:cs/>
              </w:rPr>
              <w:t>วันครบ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โดยค</w:t>
            </w:r>
            <w:r w:rsidR="00EB2922"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นึงถึงวันหยุดต่างๆ ให้ถูกต้อง และแสดงผลผ่านหน้าจอให้เห็น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ที่ครบ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หรือเลย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ได้โดยง่าย</w:t>
            </w:r>
          </w:p>
          <w:p w14:paraId="7BD8FA31" w14:textId="4F2377F8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สามารถแจ้งเตือนผู้ที่เกี่ยวข้องเมื่อใกล้ครบ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หรือเกิน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</w:t>
            </w:r>
            <w:r w:rsidRPr="004C4D83">
              <w:rPr>
                <w:color w:val="000000"/>
              </w:rPr>
              <w:t xml:space="preserve">SLA </w:t>
            </w:r>
            <w:r w:rsidRPr="004C4D83">
              <w:rPr>
                <w:color w:val="000000"/>
                <w:cs/>
              </w:rPr>
              <w:t>ผ่านช่องทางต่างๆ เช่น อีเมล</w:t>
            </w:r>
            <w:del w:id="71" w:author="Microsoft Office User" w:date="2022-12-03T15:49:00Z">
              <w:r w:rsidRPr="004C4D83" w:rsidDel="007A4873">
                <w:rPr>
                  <w:color w:val="000000"/>
                  <w:cs/>
                </w:rPr>
                <w:delText>์</w:delText>
              </w:r>
            </w:del>
            <w:r w:rsidRPr="004C4D83">
              <w:rPr>
                <w:color w:val="000000"/>
                <w:cs/>
              </w:rPr>
              <w:t xml:space="preserve"> </w:t>
            </w:r>
            <w:r w:rsidRPr="004C4D83">
              <w:rPr>
                <w:color w:val="000000"/>
              </w:rPr>
              <w:t xml:space="preserve">SMS </w:t>
            </w:r>
            <w:r w:rsidRPr="004C4D83">
              <w:rPr>
                <w:color w:val="000000"/>
                <w:cs/>
              </w:rPr>
              <w:t>เป็นต้น</w:t>
            </w:r>
          </w:p>
          <w:p w14:paraId="6889700A" w14:textId="05F98C0C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สามารถแจ้งเตือนผู้บังคับบัญชาในกรณีที่เกิน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</w:t>
            </w:r>
            <w:r w:rsidRPr="004C4D83">
              <w:rPr>
                <w:color w:val="000000"/>
              </w:rPr>
              <w:t xml:space="preserve">SLA </w:t>
            </w:r>
            <w:r w:rsidRPr="004C4D83">
              <w:rPr>
                <w:color w:val="000000"/>
                <w:cs/>
              </w:rPr>
              <w:t>เป็นระยะเวลานาน (</w:t>
            </w:r>
            <w:r w:rsidRPr="004C4D83">
              <w:rPr>
                <w:color w:val="000000"/>
              </w:rPr>
              <w:t>Escalation)</w:t>
            </w:r>
          </w:p>
          <w:p w14:paraId="2F0CB723" w14:textId="580CFEA8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สามารถรองรับการสารวจความพึงพอใจของผู้ใช้บริการ (</w:t>
            </w:r>
            <w:r w:rsidRPr="004C4D83">
              <w:rPr>
                <w:color w:val="000000"/>
              </w:rPr>
              <w:t xml:space="preserve">Satisfaction Survey) </w:t>
            </w:r>
            <w:r w:rsidRPr="004C4D83">
              <w:rPr>
                <w:color w:val="000000"/>
                <w:cs/>
              </w:rPr>
              <w:t>ในรูปแบบต่างๆ เช่น แบบสอบถามเมื่อเข้าใช้งาน หรือแบบสอบถามเมื่อส่ง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แล้วเสร็จ เป็นต้น โดยรองรับการ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แบบ</w:t>
            </w:r>
            <w:r w:rsidR="00DD0F1D">
              <w:rPr>
                <w:color w:val="000000"/>
                <w:cs/>
              </w:rPr>
              <w:t>คำถาม</w:t>
            </w:r>
            <w:r w:rsidRPr="004C4D83">
              <w:rPr>
                <w:color w:val="000000"/>
                <w:cs/>
              </w:rPr>
              <w:t xml:space="preserve"> การบันทึกผลสารวจ และการจัดสรุปผล</w:t>
            </w:r>
          </w:p>
          <w:p w14:paraId="2011C68D" w14:textId="37073BC2" w:rsidR="00515B85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3)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สามารถรองรับการจัดเก็บสถิติงานบริการที่</w:t>
            </w:r>
            <w:r w:rsidR="00DD0F1D">
              <w:rPr>
                <w:color w:val="000000"/>
                <w:cs/>
              </w:rPr>
              <w:t>สำคัญ</w:t>
            </w:r>
            <w:r w:rsidRPr="004C4D83">
              <w:rPr>
                <w:color w:val="000000"/>
                <w:cs/>
              </w:rPr>
              <w:t>ต่างๆ (</w:t>
            </w:r>
            <w:r w:rsidRPr="004C4D83">
              <w:rPr>
                <w:color w:val="000000"/>
              </w:rPr>
              <w:t>Service Statistics)</w:t>
            </w:r>
          </w:p>
        </w:tc>
      </w:tr>
      <w:tr w:rsidR="00515B85" w14:paraId="722793C9" w14:textId="77777777" w:rsidTr="00515B85">
        <w:tc>
          <w:tcPr>
            <w:tcW w:w="2830" w:type="dxa"/>
          </w:tcPr>
          <w:p w14:paraId="6EAA7A0E" w14:textId="10612EA5" w:rsidR="00515B85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t>ระบบบริหารจัดการข้อมูลบัญชีผู้ใช้งาน</w:t>
            </w:r>
          </w:p>
        </w:tc>
        <w:tc>
          <w:tcPr>
            <w:tcW w:w="5812" w:type="dxa"/>
          </w:tcPr>
          <w:p w14:paraId="4CB36E30" w14:textId="43361CFC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สามารถบันทึก แก้ไข หรือเรียกดู ข้อมูลส่วนตัวหรือข้อมูลติดต่อสื่อสาร (</w:t>
            </w:r>
            <w:r w:rsidRPr="004C4D83">
              <w:rPr>
                <w:color w:val="000000"/>
              </w:rPr>
              <w:t>Profile and Contact Information)</w:t>
            </w:r>
          </w:p>
          <w:p w14:paraId="2E5DCF5D" w14:textId="6C63F1F8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สามารถบันทึก จัดเก็บ แก้ไข และแสดงข้อมูลที่จาเป็น เช่น ที่อยู่ปัจจุบัน ที่อยู่สถานประกอบการ เบอร์โทรศัพท์ และ อีเมล</w:t>
            </w:r>
            <w:del w:id="72" w:author="Microsoft Office User" w:date="2022-12-03T15:49:00Z">
              <w:r w:rsidRPr="004C4D83" w:rsidDel="007A4873">
                <w:rPr>
                  <w:color w:val="000000"/>
                  <w:cs/>
                </w:rPr>
                <w:delText>์</w:delText>
              </w:r>
            </w:del>
            <w:r w:rsidRPr="004C4D83">
              <w:rPr>
                <w:color w:val="000000"/>
                <w:cs/>
              </w:rPr>
              <w:t xml:space="preserve"> เป็นต้น</w:t>
            </w:r>
          </w:p>
          <w:p w14:paraId="04CC3EDB" w14:textId="1C35A6EF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สามารถตรวจสอบยืนยัน (</w:t>
            </w:r>
            <w:r w:rsidRPr="004C4D83">
              <w:rPr>
                <w:color w:val="000000"/>
              </w:rPr>
              <w:t xml:space="preserve">Verify) </w:t>
            </w:r>
            <w:r w:rsidRPr="004C4D83">
              <w:rPr>
                <w:color w:val="000000"/>
                <w:cs/>
              </w:rPr>
              <w:t>ข้อมูลช่องทางติดต่อทางอิเล็กทรอนิกส์ เช่น อีเมล</w:t>
            </w:r>
            <w:del w:id="73" w:author="Microsoft Office User" w:date="2022-12-03T15:49:00Z">
              <w:r w:rsidRPr="004C4D83" w:rsidDel="007A4873">
                <w:rPr>
                  <w:color w:val="000000"/>
                  <w:cs/>
                </w:rPr>
                <w:delText>์</w:delText>
              </w:r>
            </w:del>
            <w:r w:rsidRPr="004C4D83">
              <w:rPr>
                <w:color w:val="000000"/>
                <w:cs/>
              </w:rPr>
              <w:t xml:space="preserve"> หรือเบอร์โทรศัพท์ติดต่อ ว่าเป็นที่อยู่ที่ถูกต้องสามารถติดต่อได้จริง</w:t>
            </w:r>
          </w:p>
          <w:p w14:paraId="0EF08D7E" w14:textId="4DE06468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สามารถเชื่อมโยงข้อมูลส่วนตัวส่วนตัวแบบอัตโนมัติจากระบบยืนยันตัวตน และเชื่อมโยงจากหน่วยงานภาครัฐ เช่น ข้อมูลทะเบียนราษฎร์ หรือข้อมูลจากกรมพัฒนาธุรกิจการค้า เป็นต้น ทั้งนี้การเชื่อมโยงข้อมูลต้องเป็นไปตามสิทธิ์ของผู้ใช้งาน</w:t>
            </w:r>
          </w:p>
          <w:p w14:paraId="2DB06763" w14:textId="1A260338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สามารถแก้ไขหรือระบุข้อมูลที่อยู่อาศัยโดยใช้ แผนที่ผ่านเว็บเบราว์เซอร์ (</w:t>
            </w:r>
            <w:r w:rsidRPr="004C4D83">
              <w:rPr>
                <w:color w:val="000000"/>
              </w:rPr>
              <w:t xml:space="preserve">Google Maps) </w:t>
            </w:r>
            <w:r w:rsidRPr="004C4D83">
              <w:rPr>
                <w:color w:val="000000"/>
                <w:cs/>
              </w:rPr>
              <w:t>ได้</w:t>
            </w:r>
          </w:p>
          <w:p w14:paraId="7E757739" w14:textId="45850976" w:rsidR="00515B85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สามารถจัดเก็บและเรียกดูประวัติการยื่น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สถานะของ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และสามารถดูรายละเอียดของแต่ละ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เช่น แบบฟอร์มที่กรอก เอกสารประกอบ ประวัติการพิจารณาตั้งแต่ต้นจนจบได้ (</w:t>
            </w:r>
            <w:r w:rsidRPr="004C4D83">
              <w:rPr>
                <w:color w:val="000000"/>
              </w:rPr>
              <w:t>License Application History &amp; Details)</w:t>
            </w:r>
          </w:p>
          <w:p w14:paraId="47754AB3" w14:textId="00F8B0E5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lastRenderedPageBreak/>
              <w:t>3)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สามารถจัดเก็บและเรียกดูใบอนุญาตอิเล็กทรอนิกส์ที่ผู้ประกอบการได้รับจากหน่วยงาน (</w:t>
            </w:r>
            <w:r w:rsidRPr="004C4D83">
              <w:rPr>
                <w:color w:val="000000"/>
              </w:rPr>
              <w:t>Digital Permits)</w:t>
            </w:r>
          </w:p>
          <w:p w14:paraId="42E1A2F4" w14:textId="2515FE00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 xml:space="preserve">สามารถประมวลหรือตรวจสอบวันหมดอายุของใบอนุญาตได้ และจัดให้มีการแจ้งวันหมดอายุทางช่องทางต่างๆ เช่น อีเมล หรือ </w:t>
            </w:r>
            <w:r w:rsidRPr="004C4D83">
              <w:rPr>
                <w:color w:val="000000"/>
              </w:rPr>
              <w:t xml:space="preserve">SMS </w:t>
            </w:r>
            <w:r w:rsidRPr="004C4D83">
              <w:rPr>
                <w:color w:val="000000"/>
                <w:cs/>
              </w:rPr>
              <w:t>เป็นต้น</w:t>
            </w:r>
          </w:p>
          <w:p w14:paraId="465A8253" w14:textId="31180C77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สามารถเรียกดู ดาวน์โหลด และสั่งพิมพ์ ใบอนุญาตได้ สามารถสั่งพิมพ์ (</w:t>
            </w:r>
            <w:r w:rsidRPr="004C4D83">
              <w:rPr>
                <w:color w:val="000000"/>
              </w:rPr>
              <w:t xml:space="preserve">Print) </w:t>
            </w:r>
            <w:r w:rsidRPr="004C4D83">
              <w:rPr>
                <w:color w:val="000000"/>
                <w:cs/>
              </w:rPr>
              <w:t>และดาวน์โหลดใบอนุญาต พร้อมบันทึกประวัติการดาวน์โหลดและประวัติการสั่งพิมพ์ได้</w:t>
            </w:r>
          </w:p>
          <w:p w14:paraId="3EE6D41B" w14:textId="3FF0111F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สามารถเชื่อมโยงไปสู่การยื่นเรื่องแก้ไขเปลี่ยนแปลง ต่ออายุ หรือยกเลิกใบอนุญาตได้โดยง่าย</w:t>
            </w:r>
          </w:p>
          <w:p w14:paraId="696C74FA" w14:textId="290561F9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4)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สามารถจัดเก็บ เรียกดู และบริหารจัดการเอกสาร (</w:t>
            </w:r>
            <w:r w:rsidRPr="004C4D83">
              <w:rPr>
                <w:color w:val="000000"/>
              </w:rPr>
              <w:t xml:space="preserve">Documents / Correspondents) </w:t>
            </w:r>
            <w:r w:rsidRPr="004C4D83">
              <w:rPr>
                <w:color w:val="000000"/>
                <w:cs/>
              </w:rPr>
              <w:t>ได้</w:t>
            </w:r>
          </w:p>
          <w:p w14:paraId="5D53CCCD" w14:textId="177C4124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 xml:space="preserve">สามารถจัดเก็บและเรียกดูเอกสารอิเล็กทรอนิกส์ที่เกี่ยวข้องต่างๆ เช่น 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เอกสารประกอบ บันทึกจากเจ้าหน้าที่ และใบอนุญาตได้ โดยสามารถค้นหาและเข้าถึงเอกสารด้วยเกณฑ์การค้นหาต่างๆ</w:t>
            </w:r>
          </w:p>
          <w:p w14:paraId="499894DB" w14:textId="4B46E077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มีมาตรการรักษาความปลอดภัยเพื่อกันการเปลี่ยนแปลงเอกสาร</w:t>
            </w:r>
          </w:p>
          <w:p w14:paraId="1A200502" w14:textId="1209ADA5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สามารถจัดเก็บเอกสารได้ตามระยะเวลาที่กฎหมาย</w:t>
            </w:r>
            <w:r>
              <w:rPr>
                <w:color w:val="000000"/>
                <w:cs/>
              </w:rPr>
              <w:t>กำหนด</w:t>
            </w:r>
          </w:p>
          <w:p w14:paraId="1D19643F" w14:textId="61F38A3A" w:rsid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5)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สามารถจัดเก็บและเรียกดูรายการช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ระเงินได้ (</w:t>
            </w:r>
            <w:r w:rsidRPr="004C4D83">
              <w:rPr>
                <w:color w:val="000000"/>
              </w:rPr>
              <w:t xml:space="preserve">Payment) </w:t>
            </w:r>
            <w:r w:rsidRPr="004C4D83">
              <w:rPr>
                <w:color w:val="000000"/>
                <w:cs/>
              </w:rPr>
              <w:t>รวมทั้งสามารถเชื่อมโยงไปสู่การ</w:t>
            </w:r>
            <w:r>
              <w:rPr>
                <w:color w:val="000000"/>
                <w:cs/>
              </w:rPr>
              <w:t>ทำ</w:t>
            </w:r>
            <w:r w:rsidRPr="004C4D83">
              <w:rPr>
                <w:color w:val="000000"/>
                <w:cs/>
              </w:rPr>
              <w:t>รายการเพื่อช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ระเงินออนไลน์ได้โดยง่าย</w:t>
            </w:r>
          </w:p>
        </w:tc>
      </w:tr>
      <w:tr w:rsidR="004C4D83" w14:paraId="74B5DDD3" w14:textId="77777777" w:rsidTr="008011B2">
        <w:tc>
          <w:tcPr>
            <w:tcW w:w="2830" w:type="dxa"/>
          </w:tcPr>
          <w:p w14:paraId="792FBA6D" w14:textId="16727A60" w:rsid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t>ระบบการให้บริการของเจ้าหน้าที่</w:t>
            </w:r>
          </w:p>
        </w:tc>
        <w:tc>
          <w:tcPr>
            <w:tcW w:w="5812" w:type="dxa"/>
          </w:tcPr>
          <w:p w14:paraId="484D2074" w14:textId="51E7060D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สามารถเรียกดูรายการ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ที่ต้อง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การ รายละเอียด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และเอกสารประกอบทั้งหมดได้ ตามสิทธิ์ที่เจ้าหน้าที่แต่ละท่านได้รับ</w:t>
            </w:r>
          </w:p>
          <w:p w14:paraId="0796C6D0" w14:textId="7ABE8AEB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สามารถแสดงผลผ่านหน้าจอโดยใช้สีหรือสัญลักษณ์ให้เจ้าหน้าที่เห็นรายการ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ที่มีสถานะต่างๆ ได้ เช่น 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ที่เจ้าหน้าที่ต้อง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 xml:space="preserve">การ 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ที่รอผู้ประกอบการ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การ หรือ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ที่เลย</w:t>
            </w:r>
            <w:r>
              <w:rPr>
                <w:color w:val="000000"/>
                <w:cs/>
              </w:rPr>
              <w:t>กำหนด</w:t>
            </w:r>
          </w:p>
          <w:p w14:paraId="7EAD3306" w14:textId="2619450B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3)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สามารถสร้างเอกสาร</w:t>
            </w:r>
            <w:r w:rsidR="00DD0F1D">
              <w:rPr>
                <w:color w:val="000000"/>
                <w:cs/>
              </w:rPr>
              <w:t>สำคัญ</w:t>
            </w:r>
            <w:r w:rsidRPr="004C4D83">
              <w:rPr>
                <w:color w:val="000000"/>
                <w:cs/>
              </w:rPr>
              <w:t>ที่เป็นทางการ ตามรูปแบบที่หน่วยงาน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เช่น แบบฟอร์ม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หนังสือพิจารณา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เป็นต้น สามารถสั่งพิมพ์ (</w:t>
            </w:r>
            <w:r w:rsidRPr="004C4D83">
              <w:rPr>
                <w:color w:val="000000"/>
              </w:rPr>
              <w:t xml:space="preserve">Print) </w:t>
            </w:r>
            <w:r w:rsidRPr="004C4D83">
              <w:rPr>
                <w:color w:val="000000"/>
                <w:cs/>
              </w:rPr>
              <w:t>และดาวน์โหลดเอกสารดังกล่าว รวมทั้งบันทึกประวัติการสั่งพิมพ์และดาวน์โหลดได้</w:t>
            </w:r>
          </w:p>
          <w:p w14:paraId="5EF0715E" w14:textId="2180C586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lastRenderedPageBreak/>
              <w:t>4)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เจ้าหน้าที่สามารถปรับปรุงผลการ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งาน เช่น ผลการพิจารณา รายการเอกสารที่ต้องแก้ไข ค่าธรรมเนียม และสามารถแนบเอกสารประกอบเพื่อสื่อสารแก่ผู้ประกอบการได้ และบันทึกประวัติการปรับปรุงสถานะ</w:t>
            </w:r>
          </w:p>
          <w:p w14:paraId="52579450" w14:textId="2E5F6365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5)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สามารถแจ้งเตือนเจ้าหน้าที่เมื่อผู้ประกอบการยื่นข้อมูล หรือปรับปรุงเอกสาร/สถานที่ตามข้อสั่งการ</w:t>
            </w:r>
          </w:p>
          <w:p w14:paraId="370FD046" w14:textId="4AB89C38" w:rsid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6)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สามารถรองรับขั้นตอนของงานบริการตามรูปแบบที่หน่วยงาน</w:t>
            </w:r>
            <w:r>
              <w:rPr>
                <w:color w:val="000000"/>
                <w:cs/>
              </w:rPr>
              <w:t>กำหนด</w:t>
            </w:r>
          </w:p>
        </w:tc>
      </w:tr>
      <w:tr w:rsidR="004C4D83" w14:paraId="74B82E66" w14:textId="77777777" w:rsidTr="008011B2">
        <w:tc>
          <w:tcPr>
            <w:tcW w:w="2830" w:type="dxa"/>
          </w:tcPr>
          <w:p w14:paraId="000BE40A" w14:textId="3C5F9BFD" w:rsid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t>ระบบรายงาน ระบบวิเคราะห์และแสดงผลข้อมูล</w:t>
            </w:r>
          </w:p>
        </w:tc>
        <w:tc>
          <w:tcPr>
            <w:tcW w:w="5812" w:type="dxa"/>
          </w:tcPr>
          <w:p w14:paraId="09D66A53" w14:textId="751D87B9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จัด</w:t>
            </w:r>
            <w:r>
              <w:rPr>
                <w:color w:val="000000"/>
                <w:cs/>
              </w:rPr>
              <w:t>ทำ</w:t>
            </w:r>
            <w:r w:rsidRPr="004C4D83">
              <w:rPr>
                <w:color w:val="000000"/>
                <w:cs/>
              </w:rPr>
              <w:t>รายงานในรูปแบบต่างๆ ให้สอดคล้องกับการใช้งานของแต่ละกลุ่มผู้ใช้งาน เช่น</w:t>
            </w:r>
          </w:p>
          <w:p w14:paraId="4836B8A1" w14:textId="4F7E0100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ผู้ประกอบการ</w:t>
            </w:r>
          </w:p>
          <w:p w14:paraId="546A5516" w14:textId="08466CF0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เจ้าหน้าที่หน่วยงาน</w:t>
            </w:r>
          </w:p>
          <w:p w14:paraId="0C6F00E5" w14:textId="45AC7E37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เจ้าหน้าที่ศูนย์บริการร่วม</w:t>
            </w:r>
          </w:p>
          <w:p w14:paraId="2BCBE7DD" w14:textId="227DF56C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เจ้าหน้าที่ผู้ดูและระบบระดับกลางและระดับหน่วยงาน</w:t>
            </w:r>
          </w:p>
          <w:p w14:paraId="1188E7B3" w14:textId="1C23ACDA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สามารถแสดงผลรายงานในรูปแบบที่หลากหลาย เช่น ในรูปแบบกราฟชนิดต่างๆ หรือตารางข้อมูล</w:t>
            </w:r>
          </w:p>
          <w:p w14:paraId="06FDACD0" w14:textId="7ABE9131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3)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 xml:space="preserve">สามารถแสดงผลรายงานในรูปแบบของระบบรายงานเชิงหลายมิติ ที่สามารถ </w:t>
            </w:r>
            <w:r w:rsidRPr="004C4D83">
              <w:rPr>
                <w:color w:val="000000"/>
              </w:rPr>
              <w:t xml:space="preserve">Filter, Slice &amp; Dice, Drill Down, Drill Through </w:t>
            </w:r>
            <w:r w:rsidRPr="004C4D83">
              <w:rPr>
                <w:color w:val="000000"/>
                <w:cs/>
              </w:rPr>
              <w:t>เพื่อวิเคราะห์หรือเรียกดูข้อมูลที่เกี่ยวเนื่องกันได้</w:t>
            </w:r>
          </w:p>
          <w:p w14:paraId="189085AB" w14:textId="37A6583E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4)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สามารถปรับเปลี่ยนรูปแบบการแสดงผลรายงานได้อย่างคล่องตัว</w:t>
            </w:r>
          </w:p>
          <w:p w14:paraId="6337F4D3" w14:textId="65AEDAD5" w:rsid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5)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 xml:space="preserve">สามารถบันทึกหรือส่งออกรายงานในรูปแบบไฟล์ </w:t>
            </w:r>
            <w:r w:rsidRPr="004C4D83">
              <w:rPr>
                <w:color w:val="000000"/>
              </w:rPr>
              <w:t xml:space="preserve">PDF </w:t>
            </w:r>
            <w:r w:rsidRPr="004C4D83">
              <w:rPr>
                <w:color w:val="000000"/>
                <w:cs/>
              </w:rPr>
              <w:t xml:space="preserve">และ </w:t>
            </w:r>
            <w:r w:rsidRPr="004C4D83">
              <w:rPr>
                <w:color w:val="000000"/>
              </w:rPr>
              <w:t xml:space="preserve">Microsoft Excel </w:t>
            </w:r>
            <w:r w:rsidRPr="004C4D83">
              <w:rPr>
                <w:color w:val="000000"/>
                <w:cs/>
              </w:rPr>
              <w:t>ได้เป็นอย่างน้อย</w:t>
            </w:r>
          </w:p>
        </w:tc>
      </w:tr>
      <w:tr w:rsidR="004C4D83" w14:paraId="5233427E" w14:textId="77777777" w:rsidTr="008011B2">
        <w:tc>
          <w:tcPr>
            <w:tcW w:w="2830" w:type="dxa"/>
          </w:tcPr>
          <w:p w14:paraId="58D8EE2C" w14:textId="77289D90" w:rsid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t>ระบบสนับสนุนการ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งานต่างๆ</w:t>
            </w:r>
          </w:p>
        </w:tc>
        <w:tc>
          <w:tcPr>
            <w:tcW w:w="5812" w:type="dxa"/>
          </w:tcPr>
          <w:p w14:paraId="67B80887" w14:textId="35CE8E9E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บริหารจัดการบัญชีผู้ใช้งาน (</w:t>
            </w:r>
            <w:r w:rsidRPr="004C4D83">
              <w:rPr>
                <w:color w:val="000000"/>
              </w:rPr>
              <w:t>User Administration)</w:t>
            </w:r>
          </w:p>
          <w:p w14:paraId="28A78CB3" w14:textId="12754E5A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ผู้ดูแลระบบสามารถเพิ่ม แก้ไข ลบบัญชีผู้ใช้งาน และ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สิทธิ์ของบัญชีผู้ใช้งานได้ทุกประเภท</w:t>
            </w:r>
          </w:p>
          <w:p w14:paraId="6D61C5D2" w14:textId="20AC4011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ผู้ดูแลระบบระดับหน่วยงาน สามารถ เพิ่ม แก้ไข ลบบัญชีผู้ใช้งาน และ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สิทธิ์ของบัญชีผู้ใช้งานระดับหน่วยงานได้</w:t>
            </w:r>
          </w:p>
          <w:p w14:paraId="1ACE2C41" w14:textId="537ACB92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บริหารจัดการข้อมูลงานบริการ (</w:t>
            </w:r>
            <w:r w:rsidRPr="004C4D83">
              <w:rPr>
                <w:color w:val="000000"/>
              </w:rPr>
              <w:t xml:space="preserve">Process Registry) </w:t>
            </w:r>
            <w:r w:rsidRPr="004C4D83">
              <w:rPr>
                <w:color w:val="000000"/>
                <w:cs/>
              </w:rPr>
              <w:t>สามารถบันทึกและแก้ไขเปลี่ยนแปลงข้อมูลของงานบริการที่</w:t>
            </w:r>
            <w:r w:rsidR="00DD0F1D">
              <w:rPr>
                <w:color w:val="000000"/>
                <w:cs/>
              </w:rPr>
              <w:t>สำคัญ</w:t>
            </w:r>
            <w:r w:rsidRPr="004C4D83">
              <w:rPr>
                <w:color w:val="000000"/>
                <w:cs/>
              </w:rPr>
              <w:t xml:space="preserve"> เช่น ชื่องานบริการ หน่วยงาน ขั้นตอนหลัก รหัสคู่มือประชาชน ระดับความน่าเชื่อถือที่ยอมรับได้ ช่องทางการช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 xml:space="preserve">ระค่าธรรมเนียม เป็นต้น </w:t>
            </w:r>
            <w:r w:rsidRPr="004C4D83">
              <w:rPr>
                <w:color w:val="000000"/>
                <w:cs/>
              </w:rPr>
              <w:lastRenderedPageBreak/>
              <w:t>รวมทั้งสามารถเชื่อมโยงข้อมูลจากระบบคู่มือประชาชนเช่น ค่าธรรมเนียม ระยะเวลา เป็นต้น</w:t>
            </w:r>
          </w:p>
          <w:p w14:paraId="701F7350" w14:textId="5AC07ED2" w:rsid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3)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บริหารจัดการข้อมูลแบบฟอร์ม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บริการ (</w:t>
            </w:r>
            <w:r w:rsidRPr="004C4D83">
              <w:rPr>
                <w:color w:val="000000"/>
              </w:rPr>
              <w:t xml:space="preserve">Form Management) </w:t>
            </w:r>
            <w:r w:rsidRPr="004C4D83">
              <w:rPr>
                <w:color w:val="000000"/>
                <w:cs/>
              </w:rPr>
              <w:t>สามารถ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บันทึกและแก้ไขรูปแบบและรายละเอียดของแบบฟอร์ม เช่น ชื่อใบ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รายการข้อมูลที่ต้องกรอกทั้งแบบ </w:t>
            </w:r>
            <w:r w:rsidRPr="004C4D83">
              <w:rPr>
                <w:color w:val="000000"/>
              </w:rPr>
              <w:t xml:space="preserve">Static </w:t>
            </w:r>
            <w:r w:rsidRPr="004C4D83">
              <w:rPr>
                <w:color w:val="000000"/>
                <w:cs/>
              </w:rPr>
              <w:t xml:space="preserve">และ </w:t>
            </w:r>
            <w:r w:rsidRPr="004C4D83">
              <w:rPr>
                <w:color w:val="000000"/>
              </w:rPr>
              <w:t xml:space="preserve">Dynamic </w:t>
            </w:r>
            <w:r w:rsidRPr="004C4D83">
              <w:rPr>
                <w:color w:val="000000"/>
                <w:cs/>
              </w:rPr>
              <w:t>ชนิดและประเภทของรายการข้อมูล เงื่อนไขการตรวจสอบความถูกต้องครบถ้วนของข้อมูล เงื่อนไขต่างๆ ที่ผู้ยื่น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ต้องยอมรับก่อนยื่น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ได้ โดยจะต้องรองรับการ</w:t>
            </w:r>
            <w:r>
              <w:rPr>
                <w:color w:val="000000"/>
                <w:cs/>
              </w:rPr>
              <w:t>ทำ</w:t>
            </w:r>
            <w:r w:rsidRPr="004C4D83">
              <w:rPr>
                <w:color w:val="000000"/>
                <w:cs/>
              </w:rPr>
              <w:t xml:space="preserve">งานแบบ </w:t>
            </w:r>
            <w:r w:rsidRPr="004C4D83">
              <w:rPr>
                <w:color w:val="000000"/>
              </w:rPr>
              <w:t>Smart Form</w:t>
            </w:r>
          </w:p>
          <w:p w14:paraId="624F5BF9" w14:textId="6E8EDB03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4)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บริหารจัดการข้อมูลเอกสารประกอบ (</w:t>
            </w:r>
            <w:r w:rsidRPr="004C4D83">
              <w:rPr>
                <w:color w:val="000000"/>
              </w:rPr>
              <w:t xml:space="preserve">Supporting Doc Management) </w:t>
            </w:r>
            <w:r w:rsidRPr="004C4D83">
              <w:rPr>
                <w:color w:val="000000"/>
                <w:cs/>
              </w:rPr>
              <w:t>สามารถ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บันทึกและแก้ไขรายการเอกสารที่ต้องยื่นพร้อม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เช่น ชื่อเอกสาร หมายเหตุ เงื่อนไขการตรวจสอบความถูกต้องครบถ้วนของเอกสารประกอบ ตัวอย่างเอกสาร โดยจะต้อง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รายการเอกสารที่จาเป็นตามข้อมูลในใบ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ได้และรองรับการ</w:t>
            </w:r>
            <w:r>
              <w:rPr>
                <w:color w:val="000000"/>
                <w:cs/>
              </w:rPr>
              <w:t>ทำ</w:t>
            </w:r>
            <w:r w:rsidRPr="004C4D83">
              <w:rPr>
                <w:color w:val="000000"/>
                <w:cs/>
              </w:rPr>
              <w:t xml:space="preserve">งานแบบ </w:t>
            </w:r>
            <w:r w:rsidRPr="004C4D83">
              <w:rPr>
                <w:color w:val="000000"/>
              </w:rPr>
              <w:t>Smart Doc</w:t>
            </w:r>
          </w:p>
          <w:p w14:paraId="1BD3F5B9" w14:textId="15BE0D69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5)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บริหารจัดการเนื้อหาเกี่ยวกับงานบริการ (</w:t>
            </w:r>
            <w:r w:rsidRPr="004C4D83">
              <w:rPr>
                <w:color w:val="000000"/>
              </w:rPr>
              <w:t xml:space="preserve">Web Content Management) </w:t>
            </w:r>
            <w:r w:rsidRPr="004C4D83">
              <w:rPr>
                <w:color w:val="000000"/>
                <w:cs/>
              </w:rPr>
              <w:t>สามารถ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บันทึกและแก้ไขข้อมูลการติดต่อราชการตามวงจรการประกอบธุรกิจและข้อมูลการติดต่อราชการรายประเภทธุรกิจ รวมทั้งสามารถบริหารจัดการรูปแบบ (</w:t>
            </w:r>
            <w:r w:rsidRPr="004C4D83">
              <w:rPr>
                <w:color w:val="000000"/>
              </w:rPr>
              <w:t xml:space="preserve">Layout) </w:t>
            </w:r>
            <w:r w:rsidRPr="004C4D83">
              <w:rPr>
                <w:color w:val="000000"/>
                <w:cs/>
              </w:rPr>
              <w:t xml:space="preserve">ของ </w:t>
            </w:r>
            <w:r w:rsidRPr="004C4D83">
              <w:rPr>
                <w:color w:val="000000"/>
              </w:rPr>
              <w:t xml:space="preserve">User Interface </w:t>
            </w:r>
            <w:r w:rsidRPr="004C4D83">
              <w:rPr>
                <w:color w:val="000000"/>
                <w:cs/>
              </w:rPr>
              <w:t>ได้</w:t>
            </w:r>
          </w:p>
          <w:p w14:paraId="18A38A54" w14:textId="7B671C1F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6)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บริหารจัดการเนื้อหา ชุด</w:t>
            </w:r>
            <w:r w:rsidR="00DD0F1D">
              <w:rPr>
                <w:color w:val="000000"/>
                <w:cs/>
              </w:rPr>
              <w:t>คำถาม</w:t>
            </w:r>
            <w:r w:rsidRPr="004C4D83">
              <w:rPr>
                <w:color w:val="000000"/>
                <w:cs/>
              </w:rPr>
              <w:t xml:space="preserve"> และค</w:t>
            </w:r>
            <w:ins w:id="74" w:author="Microsoft Office User" w:date="2022-12-03T15:50:00Z">
              <w:r w:rsidR="007A4873">
                <w:rPr>
                  <w:rFonts w:hint="cs"/>
                  <w:color w:val="000000"/>
                  <w:cs/>
                </w:rPr>
                <w:t>ำ</w:t>
              </w:r>
            </w:ins>
            <w:del w:id="75" w:author="Microsoft Office User" w:date="2022-12-03T15:50:00Z">
              <w:r w:rsidR="00EB2922" w:rsidDel="007A4873">
                <w:rPr>
                  <w:rFonts w:hint="cs"/>
                  <w:color w:val="000000"/>
                  <w:cs/>
                </w:rPr>
                <w:delText>่</w:delText>
              </w:r>
              <w:r w:rsidRPr="004C4D83" w:rsidDel="007A4873">
                <w:rPr>
                  <w:color w:val="000000"/>
                  <w:cs/>
                </w:rPr>
                <w:delText>า</w:delText>
              </w:r>
            </w:del>
            <w:r w:rsidRPr="004C4D83">
              <w:rPr>
                <w:color w:val="000000"/>
                <w:cs/>
              </w:rPr>
              <w:t>ตอบเพื่อ</w:t>
            </w:r>
            <w:r>
              <w:rPr>
                <w:color w:val="000000"/>
                <w:cs/>
              </w:rPr>
              <w:t>แนะนำ</w:t>
            </w:r>
            <w:r w:rsidRPr="004C4D83">
              <w:rPr>
                <w:color w:val="000000"/>
                <w:cs/>
              </w:rPr>
              <w:t>ขั้นตอนการติดต่อราชการตามประเภทธุรกิจ (</w:t>
            </w:r>
            <w:r w:rsidRPr="004C4D83">
              <w:rPr>
                <w:color w:val="000000"/>
              </w:rPr>
              <w:t xml:space="preserve">Information Advisor) </w:t>
            </w:r>
            <w:r w:rsidRPr="004C4D83">
              <w:rPr>
                <w:color w:val="000000"/>
                <w:cs/>
              </w:rPr>
              <w:t>ทั้ง</w:t>
            </w:r>
            <w:r w:rsidR="00DD0F1D">
              <w:rPr>
                <w:color w:val="000000"/>
                <w:cs/>
              </w:rPr>
              <w:t>คำถาม</w:t>
            </w:r>
            <w:r w:rsidRPr="004C4D83">
              <w:rPr>
                <w:color w:val="000000"/>
                <w:cs/>
              </w:rPr>
              <w:t xml:space="preserve">แบบ </w:t>
            </w:r>
            <w:r w:rsidRPr="004C4D83">
              <w:rPr>
                <w:color w:val="000000"/>
              </w:rPr>
              <w:t xml:space="preserve">Static </w:t>
            </w:r>
            <w:r w:rsidRPr="004C4D83">
              <w:rPr>
                <w:color w:val="000000"/>
                <w:cs/>
              </w:rPr>
              <w:t xml:space="preserve">และ </w:t>
            </w:r>
            <w:r w:rsidRPr="004C4D83">
              <w:rPr>
                <w:color w:val="000000"/>
              </w:rPr>
              <w:t>Dynamic</w:t>
            </w:r>
          </w:p>
          <w:p w14:paraId="3FB85E7D" w14:textId="0654AA52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7)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บริหารจัดการข้อมูลเพื่อติดตามประสิทธิภาพของการ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งาน (</w:t>
            </w:r>
            <w:r w:rsidRPr="004C4D83">
              <w:rPr>
                <w:color w:val="000000"/>
              </w:rPr>
              <w:t xml:space="preserve">SLA Definition) </w:t>
            </w:r>
            <w:r w:rsidRPr="004C4D83">
              <w:rPr>
                <w:color w:val="000000"/>
                <w:cs/>
              </w:rPr>
              <w:t xml:space="preserve">เช่น 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เวลาในการแจ้งเตือนก่อนครบ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หรือเมื่อเลย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ขั้นตอนการแจ้งเตือน ข้อความแจ้งเตือน เป็นต้น</w:t>
            </w:r>
          </w:p>
          <w:p w14:paraId="2E2DA714" w14:textId="596B90F6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8)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บริหารจัดการข้อมูลเกี่ยวกับการแจ้งเตือนทั้งแก่ผู้ประกอบการและแก่เจ้าหน้าที่หน่วยงาน เช่น เงื่อนไขในการแจ้งเตือน ข้อความ (</w:t>
            </w:r>
            <w:r w:rsidRPr="004C4D83">
              <w:rPr>
                <w:color w:val="000000"/>
              </w:rPr>
              <w:t>Template)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และช่องทางการส่งข้อมูล</w:t>
            </w:r>
          </w:p>
          <w:p w14:paraId="55EFF6BA" w14:textId="6C88289F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lastRenderedPageBreak/>
              <w:t>9)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บริหารจัดการเงื่อนไขหรือเกณฑ์ในการประมวลผลต่างๆ (</w:t>
            </w:r>
            <w:r w:rsidRPr="004C4D83">
              <w:rPr>
                <w:color w:val="000000"/>
              </w:rPr>
              <w:t xml:space="preserve">Business Rules Management) </w:t>
            </w:r>
            <w:r w:rsidRPr="004C4D83">
              <w:rPr>
                <w:color w:val="000000"/>
                <w:cs/>
              </w:rPr>
              <w:t>เช่น การ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ใบอนุญาตที่ไม่สามารถยื่นขอพร้อมกันได้ การคิดค่าธรรมเนียมตามใบ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ตรวจสอบรายละเอียด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ฯ และหรือข้อมูลอื่นๆ ให้เป็นไปตามเงื่อนไขต่างๆ ตามกฎหมาย/ระเบียบที่เกี่ยวข้อง เป็นต้น</w:t>
            </w:r>
          </w:p>
          <w:p w14:paraId="2FF6ADBB" w14:textId="38DB8DF9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10)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บริหารจัดการขั้นตอนการ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งานของแต่ละงานบริการรวมทั้งการรับเรื่องส่งต่อไปสู่ระบบของหน่วยงานต่างๆ (</w:t>
            </w:r>
            <w:r w:rsidRPr="004C4D83">
              <w:rPr>
                <w:color w:val="000000"/>
              </w:rPr>
              <w:t xml:space="preserve">Workflow Definition) </w:t>
            </w:r>
            <w:r w:rsidRPr="004C4D83">
              <w:rPr>
                <w:color w:val="000000"/>
                <w:cs/>
              </w:rPr>
              <w:t>โดยสามารถ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ขั้นตอนหลักรายงานบริการ และ</w:t>
            </w:r>
            <w:del w:id="76" w:author="Microsoft Office User" w:date="2022-12-03T15:51:00Z">
              <w:r w:rsidRPr="004C4D83" w:rsidDel="007A4873">
                <w:rPr>
                  <w:color w:val="000000"/>
                  <w:cs/>
                </w:rPr>
                <w:delText>ลา</w:delText>
              </w:r>
            </w:del>
            <w:ins w:id="77" w:author="Microsoft Office User" w:date="2022-12-03T15:51:00Z">
              <w:r w:rsidR="007A4873" w:rsidRPr="004C4D83">
                <w:rPr>
                  <w:color w:val="000000"/>
                  <w:cs/>
                </w:rPr>
                <w:t>ล</w:t>
              </w:r>
              <w:r w:rsidR="007A4873">
                <w:rPr>
                  <w:rFonts w:hint="cs"/>
                  <w:color w:val="000000"/>
                  <w:cs/>
                </w:rPr>
                <w:t>ำ</w:t>
              </w:r>
            </w:ins>
            <w:r w:rsidRPr="004C4D83">
              <w:rPr>
                <w:color w:val="000000"/>
                <w:cs/>
              </w:rPr>
              <w:t>ดับของงานบริการที่เกี่ยวเนื่องกัน (</w:t>
            </w:r>
            <w:r w:rsidRPr="004C4D83">
              <w:rPr>
                <w:color w:val="000000"/>
              </w:rPr>
              <w:t>Process Dependency)</w:t>
            </w:r>
          </w:p>
          <w:p w14:paraId="1535F636" w14:textId="26B08E85" w:rsid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การบริหารจัดการข้อมูลต้อง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การได้ผ่านหน้าจอและทีละหลายรายการ (</w:t>
            </w:r>
            <w:r w:rsidRPr="004C4D83">
              <w:rPr>
                <w:color w:val="000000"/>
              </w:rPr>
              <w:t xml:space="preserve">Bulk) </w:t>
            </w:r>
            <w:r w:rsidRPr="004C4D83">
              <w:rPr>
                <w:color w:val="000000"/>
                <w:cs/>
              </w:rPr>
              <w:t>มีการตรวจสอบความถูกต้องครบถ้วนของข้อมูล สามารถ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วันที่การเปลี่ยนแปลงข้อมูลจะมีผลทั้งวันเริ่มต้นและสิ้นสุด และมีการบันทึกประวัติการเปลี่ยนแปลงข้อมูลและเรียกดูในภายหลังได้</w:t>
            </w:r>
          </w:p>
        </w:tc>
      </w:tr>
      <w:tr w:rsidR="004C4D83" w14:paraId="461DFDCF" w14:textId="77777777" w:rsidTr="008011B2">
        <w:tc>
          <w:tcPr>
            <w:tcW w:w="2830" w:type="dxa"/>
          </w:tcPr>
          <w:p w14:paraId="138AC38D" w14:textId="533FDE78" w:rsid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lastRenderedPageBreak/>
              <w:t>ระบบเชื่อมโยงข้อมูล</w:t>
            </w:r>
          </w:p>
        </w:tc>
        <w:tc>
          <w:tcPr>
            <w:tcW w:w="5812" w:type="dxa"/>
          </w:tcPr>
          <w:p w14:paraId="514EC0F5" w14:textId="7DE1E48E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 xml:space="preserve">รองรับการเชื่อมโยงข้อมูลกับระบบต่างๆ ของหน่วยงานทั้งในแบบ </w:t>
            </w:r>
            <w:r w:rsidRPr="004C4D83">
              <w:rPr>
                <w:color w:val="000000"/>
              </w:rPr>
              <w:t xml:space="preserve">Online </w:t>
            </w:r>
            <w:r w:rsidRPr="004C4D83">
              <w:rPr>
                <w:color w:val="000000"/>
                <w:cs/>
              </w:rPr>
              <w:t xml:space="preserve">และ </w:t>
            </w:r>
            <w:r w:rsidRPr="004C4D83">
              <w:rPr>
                <w:color w:val="000000"/>
              </w:rPr>
              <w:t xml:space="preserve">Batch </w:t>
            </w:r>
            <w:r w:rsidRPr="004C4D83">
              <w:rPr>
                <w:color w:val="000000"/>
                <w:cs/>
              </w:rPr>
              <w:t>ตามมาตรฐานการแลกเปลี่ยนข้อมูลต่างๆ</w:t>
            </w:r>
          </w:p>
          <w:p w14:paraId="1179A7C6" w14:textId="44578C06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รองรับการเชื่อมโยงแลกเปลี่ยนข้อมูลตามมาตรฐานการแลกเปลี่ยนข้อมูลต่างๆ</w:t>
            </w:r>
          </w:p>
          <w:p w14:paraId="674A13DB" w14:textId="39B65134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3)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รองรับการเชื่อมโยงเพื่อดึงข้อมูล เอกสาร ฐานทะเบียน หรือฐานข้อมูลใบอนุญาตต่างๆ ที่ภาครัฐมี</w:t>
            </w:r>
          </w:p>
          <w:p w14:paraId="388D187F" w14:textId="59B6D2D4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4)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รองรับการเชื่อมโยงเพื่อตรวจสอบ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เช่น เขตผังเมือง หรือบัญชีต้องห้ามต่างๆ</w:t>
            </w:r>
          </w:p>
          <w:p w14:paraId="2B0E9919" w14:textId="360C35F3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5)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รองรับการเชื่อมโยงกับระบบงานอนุมัติอนุญาตของหน่วยงาน เช่น เพื่อตรวจสอบข้อมูล ส่งต่อ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รับข้อมูลสถานะการ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งาน</w:t>
            </w:r>
          </w:p>
          <w:p w14:paraId="1F613461" w14:textId="4838F36B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6)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รองรับการเชื่อมโยงกับระบบยืนยันตัวตน</w:t>
            </w:r>
          </w:p>
          <w:p w14:paraId="349BFC45" w14:textId="79D476F0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7)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รองรับการเชื่อมโยงกับระบบรับช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 xml:space="preserve">ระเงิน </w:t>
            </w:r>
            <w:r w:rsidRPr="004C4D83">
              <w:rPr>
                <w:color w:val="000000"/>
              </w:rPr>
              <w:t xml:space="preserve">National e Payment </w:t>
            </w:r>
            <w:r w:rsidRPr="004C4D83">
              <w:rPr>
                <w:color w:val="000000"/>
                <w:cs/>
              </w:rPr>
              <w:t>หรือระบบกลางฯ ที่กรมบัญชีกลางให้บริการ เพื่อรับช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ระเงิน จัด</w:t>
            </w:r>
            <w:r>
              <w:rPr>
                <w:color w:val="000000"/>
                <w:cs/>
              </w:rPr>
              <w:t>ทำ</w:t>
            </w:r>
            <w:r w:rsidRPr="004C4D83">
              <w:rPr>
                <w:color w:val="000000"/>
                <w:cs/>
              </w:rPr>
              <w:t>ใบเสร็จรับเงิน และตรวจสอบสถานะการช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ระเงิน</w:t>
            </w:r>
          </w:p>
          <w:p w14:paraId="5E5AEC4C" w14:textId="568328B0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lastRenderedPageBreak/>
              <w:t>8)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มีการบันทึกประวัติการแลกเปลี่ยนเชื่อมโยงข้อมูลที่สามารถเรียกดูได้</w:t>
            </w:r>
          </w:p>
          <w:p w14:paraId="4D7CC1A7" w14:textId="66F2237A" w:rsid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9)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สามารถบริหารจัดการข้อมูลเพื่ออานวยความสะดวกในการเชื่อมโยงได้ เช่น การ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</w:t>
            </w:r>
            <w:r w:rsidRPr="004C4D83">
              <w:rPr>
                <w:color w:val="000000"/>
              </w:rPr>
              <w:t xml:space="preserve">End Point, </w:t>
            </w:r>
            <w:r w:rsidRPr="004C4D83">
              <w:rPr>
                <w:color w:val="000000"/>
                <w:cs/>
              </w:rPr>
              <w:t>รายการการข้อมูลที่จะต้องแลกเปลี่ยน และการแปลงข้อมูล</w:t>
            </w:r>
          </w:p>
        </w:tc>
      </w:tr>
      <w:tr w:rsidR="00515B85" w14:paraId="2541AAD3" w14:textId="77777777" w:rsidTr="00515B85">
        <w:tc>
          <w:tcPr>
            <w:tcW w:w="2830" w:type="dxa"/>
          </w:tcPr>
          <w:p w14:paraId="3B6BCF32" w14:textId="1A4B018E" w:rsidR="00515B85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t>คุณสมบัติทางเทคนิคอื่นๆ</w:t>
            </w:r>
          </w:p>
        </w:tc>
        <w:tc>
          <w:tcPr>
            <w:tcW w:w="5812" w:type="dxa"/>
          </w:tcPr>
          <w:p w14:paraId="218A2A2E" w14:textId="2A0C042B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t>ระบบจะต้องรองรับคุณสมบัติทางเทคนิคอื่นๆ ที่</w:t>
            </w:r>
            <w:r w:rsidR="00DD0F1D">
              <w:rPr>
                <w:color w:val="000000"/>
                <w:cs/>
              </w:rPr>
              <w:t>สำคัญ</w:t>
            </w:r>
            <w:r w:rsidRPr="004C4D83">
              <w:rPr>
                <w:color w:val="000000"/>
                <w:cs/>
              </w:rPr>
              <w:t xml:space="preserve"> เช่น</w:t>
            </w:r>
          </w:p>
          <w:p w14:paraId="0AC2C120" w14:textId="4C3CF62E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รองรับการตรวจสอบสถานะการ</w:t>
            </w:r>
            <w:r>
              <w:rPr>
                <w:color w:val="000000"/>
                <w:cs/>
              </w:rPr>
              <w:t>ทำ</w:t>
            </w:r>
            <w:r w:rsidRPr="004C4D83">
              <w:rPr>
                <w:color w:val="000000"/>
                <w:cs/>
              </w:rPr>
              <w:t>งานของระบบได้โดยง่าย (</w:t>
            </w:r>
            <w:r w:rsidRPr="004C4D83">
              <w:rPr>
                <w:color w:val="000000"/>
              </w:rPr>
              <w:t>Application &amp; System Monitoring)</w:t>
            </w:r>
          </w:p>
          <w:p w14:paraId="428CF00D" w14:textId="49D73E0C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มีความยืดหยุ่นสามารถขยายขนาดเพื่อรองรับธุรกรรมที่จะเติบโตขึ้นในอนาคต (</w:t>
            </w:r>
            <w:r w:rsidRPr="004C4D83">
              <w:rPr>
                <w:color w:val="000000"/>
              </w:rPr>
              <w:t>Scalability)</w:t>
            </w:r>
          </w:p>
          <w:p w14:paraId="7E1C0392" w14:textId="3F1B85DB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3)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มีอัตราความพร้อมใช้งานและความน่าเชื่อถือของระบบสูง (</w:t>
            </w:r>
            <w:r w:rsidRPr="004C4D83">
              <w:rPr>
                <w:color w:val="000000"/>
              </w:rPr>
              <w:t>Availability &amp; Reliability)</w:t>
            </w:r>
          </w:p>
          <w:p w14:paraId="110D0EEA" w14:textId="5CB351C6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4)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มีความมั่นคงปลอดภัย (</w:t>
            </w:r>
            <w:r w:rsidRPr="004C4D83">
              <w:rPr>
                <w:color w:val="000000"/>
              </w:rPr>
              <w:t>System Security)</w:t>
            </w:r>
          </w:p>
          <w:p w14:paraId="0CDF64EF" w14:textId="654CDE47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5)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มีการส</w:t>
            </w:r>
            <w:r w:rsidR="00DD0F1D"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รองข้อมูลและการกู้คืน (</w:t>
            </w:r>
            <w:r w:rsidRPr="004C4D83">
              <w:rPr>
                <w:color w:val="000000"/>
              </w:rPr>
              <w:t>Backup &amp; Recovery)</w:t>
            </w:r>
          </w:p>
          <w:p w14:paraId="31F87F8A" w14:textId="5BB1877F" w:rsidR="00515B85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6)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มีการจัดเก็บข้อมูลหรือลบข้อมูลตามความเหมาะสม (</w:t>
            </w:r>
            <w:r w:rsidRPr="004C4D83">
              <w:rPr>
                <w:color w:val="000000"/>
              </w:rPr>
              <w:t>Archive &amp; Purge)</w:t>
            </w:r>
          </w:p>
        </w:tc>
      </w:tr>
    </w:tbl>
    <w:p w14:paraId="2F3434A2" w14:textId="77777777" w:rsidR="00515B85" w:rsidRPr="00F5341E" w:rsidRDefault="00515B85" w:rsidP="00F5341E">
      <w:pPr>
        <w:tabs>
          <w:tab w:val="left" w:pos="720"/>
        </w:tabs>
        <w:spacing w:line="228" w:lineRule="auto"/>
        <w:ind w:right="29"/>
        <w:jc w:val="thaiDistribute"/>
        <w:rPr>
          <w:color w:val="000000"/>
        </w:rPr>
      </w:pPr>
    </w:p>
    <w:sectPr w:rsidR="00515B85" w:rsidRPr="00F5341E" w:rsidSect="00EA3C26">
      <w:footerReference w:type="default" r:id="rId11"/>
      <w:pgSz w:w="11906" w:h="16838" w:code="9"/>
      <w:pgMar w:top="2160" w:right="1440" w:bottom="1440" w:left="1800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DB413A" w14:textId="77777777" w:rsidR="00930535" w:rsidRDefault="00930535" w:rsidP="00B72412">
      <w:r>
        <w:separator/>
      </w:r>
    </w:p>
  </w:endnote>
  <w:endnote w:type="continuationSeparator" w:id="0">
    <w:p w14:paraId="23881F7C" w14:textId="77777777" w:rsidR="00930535" w:rsidRDefault="00930535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H SarabunPSK">
    <w:altName w:val="TH SarabunPSK"/>
    <w:panose1 w:val="020B0500040200020003"/>
    <w:charset w:val="00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H Sarabun New">
    <w:panose1 w:val="020B0604020202020204"/>
    <w:charset w:val="DE"/>
    <w:family w:val="swiss"/>
    <w:pitch w:val="variable"/>
    <w:sig w:usb0="A100006F" w:usb1="5000205A" w:usb2="00000000" w:usb3="00000000" w:csb0="00010183" w:csb1="00000000"/>
  </w:font>
  <w:font w:name="JasmineUPC">
    <w:panose1 w:val="02000506000000020003"/>
    <w:charset w:val="00"/>
    <w:family w:val="auto"/>
    <w:pitch w:val="variable"/>
    <w:sig w:usb0="8100002F" w:usb1="5000200A" w:usb2="00000000" w:usb3="00000000" w:csb0="00000001" w:csb1="00000000"/>
  </w:font>
  <w:font w:name="BrowalliaNew">
    <w:altName w:val="Microsoft JhengHei"/>
    <w:panose1 w:val="020B0300020202020204"/>
    <w:charset w:val="88"/>
    <w:family w:val="auto"/>
    <w:notTrueType/>
    <w:pitch w:val="default"/>
    <w:sig w:usb0="00000003" w:usb1="08080000" w:usb2="00000010" w:usb3="00000000" w:csb0="0010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UPC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altName w:val="TH Sarabun New"/>
    <w:panose1 w:val="020B0500040200020003"/>
    <w:charset w:val="DE"/>
    <w:family w:val="swiss"/>
    <w:pitch w:val="variable"/>
    <w:sig w:usb0="A100006F" w:usb1="5000205A" w:usb2="00000000" w:usb3="00000000" w:csb0="00010183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BB17F" w14:textId="05224DE2" w:rsidR="000043A5" w:rsidRPr="00E465BD" w:rsidRDefault="000043A5" w:rsidP="00E465BD">
    <w:pPr>
      <w:pStyle w:val="Footer"/>
      <w:pBdr>
        <w:top w:val="thickThinSmallGap" w:sz="12" w:space="1" w:color="auto"/>
      </w:pBdr>
      <w:tabs>
        <w:tab w:val="right" w:pos="8640"/>
      </w:tabs>
      <w:jc w:val="thaiDistribute"/>
      <w:rPr>
        <w:b/>
        <w:bCs/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672064" behindDoc="0" locked="0" layoutInCell="1" allowOverlap="1" wp14:anchorId="60A531E5" wp14:editId="6FC12243">
          <wp:simplePos x="0" y="0"/>
          <wp:positionH relativeFrom="margin">
            <wp:posOffset>3343910</wp:posOffset>
          </wp:positionH>
          <wp:positionV relativeFrom="paragraph">
            <wp:posOffset>-500380</wp:posOffset>
          </wp:positionV>
          <wp:extent cx="2187575" cy="467995"/>
          <wp:effectExtent l="0" t="0" r="3175" b="8255"/>
          <wp:wrapNone/>
          <wp:docPr id="65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5136" behindDoc="0" locked="0" layoutInCell="1" allowOverlap="1" wp14:anchorId="667522E6" wp14:editId="36C8AE64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66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3088" behindDoc="0" locked="0" layoutInCell="1" allowOverlap="1" wp14:anchorId="4BD70E31" wp14:editId="14483BCE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67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4112" behindDoc="0" locked="0" layoutInCell="1" allowOverlap="1" wp14:anchorId="322B04AF" wp14:editId="375F85EA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68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91C5F">
      <w:rPr>
        <w:rFonts w:hint="cs"/>
        <w:b/>
        <w:bCs/>
        <w:sz w:val="28"/>
        <w:szCs w:val="28"/>
        <w:cs/>
      </w:rPr>
      <w:t xml:space="preserve">บทที่ </w:t>
    </w:r>
    <w:r>
      <w:rPr>
        <w:b/>
        <w:bCs/>
        <w:sz w:val="28"/>
        <w:szCs w:val="28"/>
        <w:lang w:val="en-US"/>
      </w:rPr>
      <w:t>3</w:t>
    </w:r>
    <w:r w:rsidRPr="00691C5F">
      <w:rPr>
        <w:rFonts w:hint="cs"/>
        <w:b/>
        <w:bCs/>
        <w:sz w:val="28"/>
        <w:szCs w:val="28"/>
        <w:cs/>
      </w:rPr>
      <w:t xml:space="preserve"> </w:t>
    </w:r>
    <w:r w:rsidRPr="00E465BD">
      <w:rPr>
        <w:b/>
        <w:bCs/>
        <w:sz w:val="28"/>
        <w:szCs w:val="28"/>
        <w:cs/>
        <w:lang w:val="en-US"/>
      </w:rPr>
      <w:t>การออกแบบขั้นตอนการให้บริการผ่านระบบดิจิทัลที่เป็นมาตรฐาน (</w:t>
    </w:r>
    <w:r w:rsidRPr="00E465BD">
      <w:rPr>
        <w:b/>
        <w:bCs/>
        <w:sz w:val="28"/>
        <w:szCs w:val="28"/>
        <w:lang w:val="en-US"/>
      </w:rPr>
      <w:t>Digital Service Process)</w:t>
    </w:r>
    <w:r>
      <w:rPr>
        <w:rStyle w:val="PageNumber"/>
        <w:rFonts w:hint="cs"/>
        <w:sz w:val="28"/>
        <w:szCs w:val="28"/>
        <w:cs/>
      </w:rPr>
      <w:t xml:space="preserve">   </w:t>
    </w:r>
    <w:r w:rsidRPr="00691C5F">
      <w:rPr>
        <w:rStyle w:val="PageNumber"/>
        <w:sz w:val="28"/>
        <w:szCs w:val="28"/>
        <w:cs/>
      </w:rPr>
      <w:t xml:space="preserve">หน้า </w:t>
    </w:r>
    <w:r>
      <w:rPr>
        <w:rStyle w:val="PageNumber"/>
        <w:sz w:val="28"/>
        <w:szCs w:val="28"/>
        <w:lang w:val="en-US"/>
      </w:rPr>
      <w:t>3</w:t>
    </w:r>
    <w:r w:rsidRPr="00691C5F">
      <w:rPr>
        <w:rStyle w:val="PageNumber"/>
        <w:sz w:val="28"/>
        <w:szCs w:val="28"/>
        <w:cs/>
      </w:rPr>
      <w:t>-</w:t>
    </w:r>
    <w:r w:rsidRPr="00691C5F">
      <w:rPr>
        <w:rStyle w:val="PageNumber"/>
        <w:sz w:val="28"/>
        <w:szCs w:val="28"/>
      </w:rPr>
      <w:fldChar w:fldCharType="begin"/>
    </w:r>
    <w:r w:rsidRPr="00691C5F">
      <w:rPr>
        <w:rStyle w:val="PageNumber"/>
        <w:sz w:val="28"/>
        <w:szCs w:val="28"/>
      </w:rPr>
      <w:instrText xml:space="preserve"> PAGE </w:instrText>
    </w:r>
    <w:r w:rsidRPr="00691C5F">
      <w:rPr>
        <w:rStyle w:val="PageNumber"/>
        <w:sz w:val="28"/>
        <w:szCs w:val="28"/>
      </w:rPr>
      <w:fldChar w:fldCharType="separate"/>
    </w:r>
    <w:r w:rsidRPr="00691C5F">
      <w:rPr>
        <w:rStyle w:val="PageNumber"/>
        <w:sz w:val="28"/>
        <w:szCs w:val="28"/>
      </w:rPr>
      <w:t>1</w:t>
    </w:r>
    <w:r w:rsidRPr="00691C5F">
      <w:rPr>
        <w:rStyle w:val="PageNumber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7F46BF" w14:textId="77777777" w:rsidR="00930535" w:rsidRDefault="00930535" w:rsidP="00B72412">
      <w:r>
        <w:separator/>
      </w:r>
    </w:p>
  </w:footnote>
  <w:footnote w:type="continuationSeparator" w:id="0">
    <w:p w14:paraId="1958E3F9" w14:textId="77777777" w:rsidR="00930535" w:rsidRDefault="00930535" w:rsidP="00B724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777C2"/>
    <w:multiLevelType w:val="hybridMultilevel"/>
    <w:tmpl w:val="51DCBFB8"/>
    <w:lvl w:ilvl="0" w:tplc="6AA251A0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30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4" w:hanging="360"/>
      </w:pPr>
      <w:rPr>
        <w:rFonts w:ascii="Wingdings" w:hAnsi="Wingdings" w:hint="default"/>
      </w:rPr>
    </w:lvl>
  </w:abstractNum>
  <w:abstractNum w:abstractNumId="1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7132BC"/>
    <w:multiLevelType w:val="hybridMultilevel"/>
    <w:tmpl w:val="1B26D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5" w15:restartNumberingAfterBreak="0">
    <w:nsid w:val="12AE5E88"/>
    <w:multiLevelType w:val="hybridMultilevel"/>
    <w:tmpl w:val="C1160BE0"/>
    <w:lvl w:ilvl="0" w:tplc="04090011">
      <w:start w:val="1"/>
      <w:numFmt w:val="decimal"/>
      <w:lvlText w:val="%1)"/>
      <w:lvlJc w:val="left"/>
      <w:pPr>
        <w:ind w:left="3272" w:hanging="360"/>
      </w:pPr>
    </w:lvl>
    <w:lvl w:ilvl="1" w:tplc="04090001">
      <w:start w:val="1"/>
      <w:numFmt w:val="bullet"/>
      <w:lvlText w:val=""/>
      <w:lvlJc w:val="left"/>
      <w:pPr>
        <w:ind w:left="399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4712" w:hanging="180"/>
      </w:pPr>
    </w:lvl>
    <w:lvl w:ilvl="3" w:tplc="0409000F" w:tentative="1">
      <w:start w:val="1"/>
      <w:numFmt w:val="decimal"/>
      <w:lvlText w:val="%4."/>
      <w:lvlJc w:val="left"/>
      <w:pPr>
        <w:ind w:left="5432" w:hanging="360"/>
      </w:pPr>
    </w:lvl>
    <w:lvl w:ilvl="4" w:tplc="04090019" w:tentative="1">
      <w:start w:val="1"/>
      <w:numFmt w:val="lowerLetter"/>
      <w:lvlText w:val="%5."/>
      <w:lvlJc w:val="left"/>
      <w:pPr>
        <w:ind w:left="6152" w:hanging="360"/>
      </w:pPr>
    </w:lvl>
    <w:lvl w:ilvl="5" w:tplc="0409001B" w:tentative="1">
      <w:start w:val="1"/>
      <w:numFmt w:val="lowerRoman"/>
      <w:lvlText w:val="%6."/>
      <w:lvlJc w:val="right"/>
      <w:pPr>
        <w:ind w:left="6872" w:hanging="180"/>
      </w:pPr>
    </w:lvl>
    <w:lvl w:ilvl="6" w:tplc="0409000F" w:tentative="1">
      <w:start w:val="1"/>
      <w:numFmt w:val="decimal"/>
      <w:lvlText w:val="%7."/>
      <w:lvlJc w:val="left"/>
      <w:pPr>
        <w:ind w:left="7592" w:hanging="360"/>
      </w:pPr>
    </w:lvl>
    <w:lvl w:ilvl="7" w:tplc="04090019" w:tentative="1">
      <w:start w:val="1"/>
      <w:numFmt w:val="lowerLetter"/>
      <w:lvlText w:val="%8."/>
      <w:lvlJc w:val="left"/>
      <w:pPr>
        <w:ind w:left="8312" w:hanging="360"/>
      </w:pPr>
    </w:lvl>
    <w:lvl w:ilvl="8" w:tplc="0409001B" w:tentative="1">
      <w:start w:val="1"/>
      <w:numFmt w:val="lowerRoman"/>
      <w:lvlText w:val="%9."/>
      <w:lvlJc w:val="right"/>
      <w:pPr>
        <w:ind w:left="9032" w:hanging="180"/>
      </w:pPr>
    </w:lvl>
  </w:abstractNum>
  <w:abstractNum w:abstractNumId="6" w15:restartNumberingAfterBreak="0">
    <w:nsid w:val="15576719"/>
    <w:multiLevelType w:val="multilevel"/>
    <w:tmpl w:val="ECFADD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15B15540"/>
    <w:multiLevelType w:val="hybridMultilevel"/>
    <w:tmpl w:val="D774189E"/>
    <w:lvl w:ilvl="0" w:tplc="04090011">
      <w:start w:val="1"/>
      <w:numFmt w:val="decimal"/>
      <w:lvlText w:val="%1)"/>
      <w:lvlJc w:val="left"/>
      <w:pPr>
        <w:ind w:left="2053" w:hanging="360"/>
      </w:pPr>
      <w:rPr>
        <w:rFonts w:hint="default"/>
        <w:sz w:val="32"/>
        <w:szCs w:val="36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773" w:hanging="360"/>
      </w:pPr>
    </w:lvl>
    <w:lvl w:ilvl="2" w:tplc="FFFFFFFF" w:tentative="1">
      <w:start w:val="1"/>
      <w:numFmt w:val="lowerRoman"/>
      <w:lvlText w:val="%3."/>
      <w:lvlJc w:val="right"/>
      <w:pPr>
        <w:ind w:left="3493" w:hanging="180"/>
      </w:pPr>
    </w:lvl>
    <w:lvl w:ilvl="3" w:tplc="FFFFFFFF" w:tentative="1">
      <w:start w:val="1"/>
      <w:numFmt w:val="decimal"/>
      <w:lvlText w:val="%4."/>
      <w:lvlJc w:val="left"/>
      <w:pPr>
        <w:ind w:left="4213" w:hanging="360"/>
      </w:pPr>
    </w:lvl>
    <w:lvl w:ilvl="4" w:tplc="FFFFFFFF" w:tentative="1">
      <w:start w:val="1"/>
      <w:numFmt w:val="lowerLetter"/>
      <w:lvlText w:val="%5."/>
      <w:lvlJc w:val="left"/>
      <w:pPr>
        <w:ind w:left="4933" w:hanging="360"/>
      </w:pPr>
    </w:lvl>
    <w:lvl w:ilvl="5" w:tplc="FFFFFFFF" w:tentative="1">
      <w:start w:val="1"/>
      <w:numFmt w:val="lowerRoman"/>
      <w:lvlText w:val="%6."/>
      <w:lvlJc w:val="right"/>
      <w:pPr>
        <w:ind w:left="5653" w:hanging="180"/>
      </w:pPr>
    </w:lvl>
    <w:lvl w:ilvl="6" w:tplc="FFFFFFFF" w:tentative="1">
      <w:start w:val="1"/>
      <w:numFmt w:val="decimal"/>
      <w:lvlText w:val="%7."/>
      <w:lvlJc w:val="left"/>
      <w:pPr>
        <w:ind w:left="6373" w:hanging="360"/>
      </w:pPr>
    </w:lvl>
    <w:lvl w:ilvl="7" w:tplc="FFFFFFFF" w:tentative="1">
      <w:start w:val="1"/>
      <w:numFmt w:val="lowerLetter"/>
      <w:lvlText w:val="%8."/>
      <w:lvlJc w:val="left"/>
      <w:pPr>
        <w:ind w:left="7093" w:hanging="360"/>
      </w:pPr>
    </w:lvl>
    <w:lvl w:ilvl="8" w:tplc="FFFFFFFF" w:tentative="1">
      <w:start w:val="1"/>
      <w:numFmt w:val="lowerRoman"/>
      <w:lvlText w:val="%9."/>
      <w:lvlJc w:val="right"/>
      <w:pPr>
        <w:ind w:left="7813" w:hanging="180"/>
      </w:pPr>
    </w:lvl>
  </w:abstractNum>
  <w:abstractNum w:abstractNumId="8" w15:restartNumberingAfterBreak="0">
    <w:nsid w:val="18E25CE1"/>
    <w:multiLevelType w:val="hybridMultilevel"/>
    <w:tmpl w:val="E58240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0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A6D5DB8"/>
    <w:multiLevelType w:val="hybridMultilevel"/>
    <w:tmpl w:val="D312EF76"/>
    <w:lvl w:ilvl="0" w:tplc="CF36E300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  <w:sz w:val="28"/>
        <w:szCs w:val="28"/>
      </w:rPr>
    </w:lvl>
    <w:lvl w:ilvl="1" w:tplc="02FAB12C">
      <w:start w:val="1"/>
      <w:numFmt w:val="decimal"/>
      <w:lvlText w:val="(%2)"/>
      <w:lvlJc w:val="left"/>
      <w:pPr>
        <w:ind w:left="3992" w:hanging="360"/>
      </w:pPr>
      <w:rPr>
        <w:rFonts w:hint="default"/>
        <w:b w:val="0"/>
        <w:bCs/>
        <w:sz w:val="32"/>
        <w:szCs w:val="40"/>
      </w:rPr>
    </w:lvl>
    <w:lvl w:ilvl="2" w:tplc="04090005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12" w15:restartNumberingAfterBreak="0">
    <w:nsid w:val="2A88704C"/>
    <w:multiLevelType w:val="hybridMultilevel"/>
    <w:tmpl w:val="BBB8F72C"/>
    <w:lvl w:ilvl="0" w:tplc="DEA895BA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999569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DA34AC6"/>
    <w:multiLevelType w:val="multilevel"/>
    <w:tmpl w:val="72988E1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42BB3CE4"/>
    <w:multiLevelType w:val="hybridMultilevel"/>
    <w:tmpl w:val="3E20DE20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4" w:hanging="360"/>
      </w:pPr>
    </w:lvl>
    <w:lvl w:ilvl="2" w:tplc="0409001B" w:tentative="1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17" w15:restartNumberingAfterBreak="0">
    <w:nsid w:val="42F86B95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30132E9"/>
    <w:multiLevelType w:val="hybridMultilevel"/>
    <w:tmpl w:val="8B18AA2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48454D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4E7108F2"/>
    <w:multiLevelType w:val="hybridMultilevel"/>
    <w:tmpl w:val="C4B6FE7C"/>
    <w:lvl w:ilvl="0" w:tplc="E892CAE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0702215"/>
    <w:multiLevelType w:val="multilevel"/>
    <w:tmpl w:val="7CFC342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56681E8B"/>
    <w:multiLevelType w:val="hybridMultilevel"/>
    <w:tmpl w:val="FCF02808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25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AB350F3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B4774A9"/>
    <w:multiLevelType w:val="hybridMultilevel"/>
    <w:tmpl w:val="A74A5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D0009A1"/>
    <w:multiLevelType w:val="hybridMultilevel"/>
    <w:tmpl w:val="C4B6FE7C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11F3025"/>
    <w:multiLevelType w:val="multilevel"/>
    <w:tmpl w:val="99862BA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64705B2B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32" w15:restartNumberingAfterBreak="0">
    <w:nsid w:val="6BE62C7A"/>
    <w:multiLevelType w:val="hybridMultilevel"/>
    <w:tmpl w:val="88A45B76"/>
    <w:lvl w:ilvl="0" w:tplc="15F233EE">
      <w:start w:val="6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9A7134"/>
    <w:multiLevelType w:val="hybridMultilevel"/>
    <w:tmpl w:val="500AFA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740F3E35"/>
    <w:multiLevelType w:val="hybridMultilevel"/>
    <w:tmpl w:val="CDCCA46A"/>
    <w:lvl w:ilvl="0" w:tplc="2636340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5BB478A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36" w15:restartNumberingAfterBreak="0">
    <w:nsid w:val="788F5D3A"/>
    <w:multiLevelType w:val="multilevel"/>
    <w:tmpl w:val="88CA37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7AB118FA"/>
    <w:multiLevelType w:val="multilevel"/>
    <w:tmpl w:val="056AF2AE"/>
    <w:lvl w:ilvl="0">
      <w:start w:val="1"/>
      <w:numFmt w:val="decimal"/>
      <w:lvlText w:val="%1"/>
      <w:lvlJc w:val="left"/>
      <w:pPr>
        <w:tabs>
          <w:tab w:val="num" w:pos="585"/>
        </w:tabs>
        <w:ind w:left="585" w:hanging="585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825"/>
        </w:tabs>
        <w:ind w:left="825" w:hanging="585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840"/>
        </w:tabs>
        <w:ind w:left="84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040"/>
        </w:tabs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280"/>
        </w:tabs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120"/>
        </w:tabs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360"/>
        </w:tabs>
        <w:ind w:left="3360" w:hanging="1440"/>
      </w:pPr>
      <w:rPr>
        <w:rFonts w:hint="default"/>
      </w:rPr>
    </w:lvl>
  </w:abstractNum>
  <w:abstractNum w:abstractNumId="38" w15:restartNumberingAfterBreak="0">
    <w:nsid w:val="7AC476B8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7BE67B6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num w:numId="1" w16cid:durableId="1259631577">
    <w:abstractNumId w:val="4"/>
    <w:lvlOverride w:ilvl="0">
      <w:startOverride w:val="1"/>
    </w:lvlOverride>
  </w:num>
  <w:num w:numId="2" w16cid:durableId="413864291">
    <w:abstractNumId w:val="9"/>
  </w:num>
  <w:num w:numId="3" w16cid:durableId="1110667188">
    <w:abstractNumId w:val="21"/>
  </w:num>
  <w:num w:numId="4" w16cid:durableId="172378624">
    <w:abstractNumId w:val="2"/>
  </w:num>
  <w:num w:numId="5" w16cid:durableId="398551492">
    <w:abstractNumId w:val="11"/>
  </w:num>
  <w:num w:numId="6" w16cid:durableId="1436484798">
    <w:abstractNumId w:val="5"/>
  </w:num>
  <w:num w:numId="7" w16cid:durableId="427427211">
    <w:abstractNumId w:val="12"/>
  </w:num>
  <w:num w:numId="8" w16cid:durableId="835072895">
    <w:abstractNumId w:val="7"/>
  </w:num>
  <w:num w:numId="9" w16cid:durableId="78723640">
    <w:abstractNumId w:val="35"/>
  </w:num>
  <w:num w:numId="10" w16cid:durableId="142622887">
    <w:abstractNumId w:val="31"/>
  </w:num>
  <w:num w:numId="11" w16cid:durableId="98331202">
    <w:abstractNumId w:val="16"/>
  </w:num>
  <w:num w:numId="12" w16cid:durableId="931932715">
    <w:abstractNumId w:val="0"/>
  </w:num>
  <w:num w:numId="13" w16cid:durableId="1647969706">
    <w:abstractNumId w:val="24"/>
  </w:num>
  <w:num w:numId="14" w16cid:durableId="160050725">
    <w:abstractNumId w:val="30"/>
  </w:num>
  <w:num w:numId="15" w16cid:durableId="1874338707">
    <w:abstractNumId w:val="28"/>
  </w:num>
  <w:num w:numId="16" w16cid:durableId="1873106714">
    <w:abstractNumId w:val="10"/>
  </w:num>
  <w:num w:numId="17" w16cid:durableId="1499885751">
    <w:abstractNumId w:val="25"/>
  </w:num>
  <w:num w:numId="18" w16cid:durableId="1744454012">
    <w:abstractNumId w:val="1"/>
  </w:num>
  <w:num w:numId="19" w16cid:durableId="111293491">
    <w:abstractNumId w:val="20"/>
  </w:num>
  <w:num w:numId="20" w16cid:durableId="1022583898">
    <w:abstractNumId w:val="13"/>
  </w:num>
  <w:num w:numId="21" w16cid:durableId="2007433473">
    <w:abstractNumId w:val="37"/>
  </w:num>
  <w:num w:numId="22" w16cid:durableId="785080935">
    <w:abstractNumId w:val="32"/>
  </w:num>
  <w:num w:numId="23" w16cid:durableId="1473521722">
    <w:abstractNumId w:val="26"/>
  </w:num>
  <w:num w:numId="24" w16cid:durableId="146174387">
    <w:abstractNumId w:val="17"/>
  </w:num>
  <w:num w:numId="25" w16cid:durableId="1094396191">
    <w:abstractNumId w:val="38"/>
  </w:num>
  <w:num w:numId="26" w16cid:durableId="564992653">
    <w:abstractNumId w:val="14"/>
  </w:num>
  <w:num w:numId="27" w16cid:durableId="1974362825">
    <w:abstractNumId w:val="39"/>
  </w:num>
  <w:num w:numId="28" w16cid:durableId="2098987325">
    <w:abstractNumId w:val="23"/>
  </w:num>
  <w:num w:numId="29" w16cid:durableId="1963001934">
    <w:abstractNumId w:val="6"/>
  </w:num>
  <w:num w:numId="30" w16cid:durableId="1467550726">
    <w:abstractNumId w:val="3"/>
  </w:num>
  <w:num w:numId="31" w16cid:durableId="1903826356">
    <w:abstractNumId w:val="8"/>
  </w:num>
  <w:num w:numId="32" w16cid:durableId="1443261611">
    <w:abstractNumId w:val="27"/>
  </w:num>
  <w:num w:numId="33" w16cid:durableId="1965230746">
    <w:abstractNumId w:val="19"/>
  </w:num>
  <w:num w:numId="34" w16cid:durableId="1411391324">
    <w:abstractNumId w:val="36"/>
  </w:num>
  <w:num w:numId="35" w16cid:durableId="233666473">
    <w:abstractNumId w:val="33"/>
  </w:num>
  <w:num w:numId="36" w16cid:durableId="504827312">
    <w:abstractNumId w:val="18"/>
  </w:num>
  <w:num w:numId="37" w16cid:durableId="1607686888">
    <w:abstractNumId w:val="15"/>
  </w:num>
  <w:num w:numId="38" w16cid:durableId="1422794806">
    <w:abstractNumId w:val="22"/>
  </w:num>
  <w:num w:numId="39" w16cid:durableId="347100189">
    <w:abstractNumId w:val="34"/>
  </w:num>
  <w:num w:numId="40" w16cid:durableId="253562168">
    <w:abstractNumId w:val="29"/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oNotTrackMoves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3A1F"/>
    <w:rsid w:val="000043A5"/>
    <w:rsid w:val="000044E2"/>
    <w:rsid w:val="00013D72"/>
    <w:rsid w:val="00016225"/>
    <w:rsid w:val="0001702C"/>
    <w:rsid w:val="00020533"/>
    <w:rsid w:val="00023303"/>
    <w:rsid w:val="000239E8"/>
    <w:rsid w:val="0002476E"/>
    <w:rsid w:val="00024DA9"/>
    <w:rsid w:val="000264E1"/>
    <w:rsid w:val="00027297"/>
    <w:rsid w:val="00031C4E"/>
    <w:rsid w:val="00033D03"/>
    <w:rsid w:val="00034D6A"/>
    <w:rsid w:val="000401E1"/>
    <w:rsid w:val="0004064E"/>
    <w:rsid w:val="00041A28"/>
    <w:rsid w:val="00043526"/>
    <w:rsid w:val="00044BFE"/>
    <w:rsid w:val="00045821"/>
    <w:rsid w:val="00050882"/>
    <w:rsid w:val="00050BA2"/>
    <w:rsid w:val="000528A5"/>
    <w:rsid w:val="000543BA"/>
    <w:rsid w:val="00054899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4A40"/>
    <w:rsid w:val="0006742F"/>
    <w:rsid w:val="000718FA"/>
    <w:rsid w:val="0007196F"/>
    <w:rsid w:val="00071B6D"/>
    <w:rsid w:val="00074A14"/>
    <w:rsid w:val="00074A34"/>
    <w:rsid w:val="00075739"/>
    <w:rsid w:val="00076B12"/>
    <w:rsid w:val="000776C6"/>
    <w:rsid w:val="00077961"/>
    <w:rsid w:val="00077C9D"/>
    <w:rsid w:val="00080C66"/>
    <w:rsid w:val="00080DAE"/>
    <w:rsid w:val="00085988"/>
    <w:rsid w:val="00085F71"/>
    <w:rsid w:val="0008605D"/>
    <w:rsid w:val="00086F97"/>
    <w:rsid w:val="00087F0E"/>
    <w:rsid w:val="00090EA8"/>
    <w:rsid w:val="000920FA"/>
    <w:rsid w:val="00093AED"/>
    <w:rsid w:val="000944F1"/>
    <w:rsid w:val="000A26C9"/>
    <w:rsid w:val="000A3A39"/>
    <w:rsid w:val="000A3EEA"/>
    <w:rsid w:val="000A534C"/>
    <w:rsid w:val="000A5EC5"/>
    <w:rsid w:val="000A6469"/>
    <w:rsid w:val="000A6BD1"/>
    <w:rsid w:val="000A6F87"/>
    <w:rsid w:val="000A7AF8"/>
    <w:rsid w:val="000B6360"/>
    <w:rsid w:val="000B7A34"/>
    <w:rsid w:val="000C00DA"/>
    <w:rsid w:val="000C0E85"/>
    <w:rsid w:val="000C15A4"/>
    <w:rsid w:val="000C1B5C"/>
    <w:rsid w:val="000C33CA"/>
    <w:rsid w:val="000C3F4B"/>
    <w:rsid w:val="000C4ABF"/>
    <w:rsid w:val="000C7998"/>
    <w:rsid w:val="000D0126"/>
    <w:rsid w:val="000D1BBD"/>
    <w:rsid w:val="000D51F1"/>
    <w:rsid w:val="000D6B03"/>
    <w:rsid w:val="000D6D11"/>
    <w:rsid w:val="000E0678"/>
    <w:rsid w:val="000E28F6"/>
    <w:rsid w:val="000E47D9"/>
    <w:rsid w:val="000E4AA3"/>
    <w:rsid w:val="000E4C78"/>
    <w:rsid w:val="000E4F2B"/>
    <w:rsid w:val="000F1685"/>
    <w:rsid w:val="000F1877"/>
    <w:rsid w:val="000F1E8A"/>
    <w:rsid w:val="000F203E"/>
    <w:rsid w:val="000F3058"/>
    <w:rsid w:val="000F52C9"/>
    <w:rsid w:val="000F54AA"/>
    <w:rsid w:val="000F58A0"/>
    <w:rsid w:val="000F5991"/>
    <w:rsid w:val="000F5D79"/>
    <w:rsid w:val="000F6FB6"/>
    <w:rsid w:val="001007F4"/>
    <w:rsid w:val="00101C79"/>
    <w:rsid w:val="0010344F"/>
    <w:rsid w:val="001038EE"/>
    <w:rsid w:val="00106938"/>
    <w:rsid w:val="001104A4"/>
    <w:rsid w:val="00110D9A"/>
    <w:rsid w:val="001110B7"/>
    <w:rsid w:val="00111734"/>
    <w:rsid w:val="00111C26"/>
    <w:rsid w:val="00112AEB"/>
    <w:rsid w:val="00112E43"/>
    <w:rsid w:val="0011439D"/>
    <w:rsid w:val="001146A7"/>
    <w:rsid w:val="00115EDA"/>
    <w:rsid w:val="001172C3"/>
    <w:rsid w:val="001227CA"/>
    <w:rsid w:val="00123103"/>
    <w:rsid w:val="00125CC1"/>
    <w:rsid w:val="00125E0B"/>
    <w:rsid w:val="001265A0"/>
    <w:rsid w:val="0012687C"/>
    <w:rsid w:val="00127218"/>
    <w:rsid w:val="00132958"/>
    <w:rsid w:val="00132C35"/>
    <w:rsid w:val="00133183"/>
    <w:rsid w:val="00133C89"/>
    <w:rsid w:val="00134066"/>
    <w:rsid w:val="00136450"/>
    <w:rsid w:val="00136794"/>
    <w:rsid w:val="001377D6"/>
    <w:rsid w:val="00140A1C"/>
    <w:rsid w:val="00140CB1"/>
    <w:rsid w:val="00143D56"/>
    <w:rsid w:val="00146D46"/>
    <w:rsid w:val="001503BA"/>
    <w:rsid w:val="00150441"/>
    <w:rsid w:val="0015064C"/>
    <w:rsid w:val="001514EB"/>
    <w:rsid w:val="0015273E"/>
    <w:rsid w:val="001532FB"/>
    <w:rsid w:val="00154FB3"/>
    <w:rsid w:val="00155635"/>
    <w:rsid w:val="00155C50"/>
    <w:rsid w:val="00156645"/>
    <w:rsid w:val="00160955"/>
    <w:rsid w:val="00162206"/>
    <w:rsid w:val="00163717"/>
    <w:rsid w:val="001665C6"/>
    <w:rsid w:val="00166B2A"/>
    <w:rsid w:val="001717F2"/>
    <w:rsid w:val="001719FA"/>
    <w:rsid w:val="001724A9"/>
    <w:rsid w:val="00172E8A"/>
    <w:rsid w:val="00173678"/>
    <w:rsid w:val="00173A2C"/>
    <w:rsid w:val="00174F4F"/>
    <w:rsid w:val="00181876"/>
    <w:rsid w:val="00181A86"/>
    <w:rsid w:val="00184150"/>
    <w:rsid w:val="00184959"/>
    <w:rsid w:val="00185557"/>
    <w:rsid w:val="001858F8"/>
    <w:rsid w:val="00191B97"/>
    <w:rsid w:val="0019208F"/>
    <w:rsid w:val="00193AC1"/>
    <w:rsid w:val="001942E4"/>
    <w:rsid w:val="00194F69"/>
    <w:rsid w:val="00195F73"/>
    <w:rsid w:val="0019766E"/>
    <w:rsid w:val="001A1D08"/>
    <w:rsid w:val="001A3331"/>
    <w:rsid w:val="001A39E5"/>
    <w:rsid w:val="001A3B17"/>
    <w:rsid w:val="001A4F9B"/>
    <w:rsid w:val="001A563E"/>
    <w:rsid w:val="001A7FF6"/>
    <w:rsid w:val="001B16D6"/>
    <w:rsid w:val="001B1BB2"/>
    <w:rsid w:val="001B48FC"/>
    <w:rsid w:val="001B50F7"/>
    <w:rsid w:val="001B5FDE"/>
    <w:rsid w:val="001B7177"/>
    <w:rsid w:val="001C074A"/>
    <w:rsid w:val="001C10F8"/>
    <w:rsid w:val="001C294C"/>
    <w:rsid w:val="001C3AD1"/>
    <w:rsid w:val="001C48CC"/>
    <w:rsid w:val="001C4DBB"/>
    <w:rsid w:val="001C6748"/>
    <w:rsid w:val="001C6C13"/>
    <w:rsid w:val="001D1D73"/>
    <w:rsid w:val="001D61DD"/>
    <w:rsid w:val="001E0E4C"/>
    <w:rsid w:val="001E343A"/>
    <w:rsid w:val="001E437A"/>
    <w:rsid w:val="001E55DA"/>
    <w:rsid w:val="001F02E2"/>
    <w:rsid w:val="001F093A"/>
    <w:rsid w:val="001F25F8"/>
    <w:rsid w:val="001F308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6CC"/>
    <w:rsid w:val="00201C4D"/>
    <w:rsid w:val="00202B49"/>
    <w:rsid w:val="00203100"/>
    <w:rsid w:val="00204774"/>
    <w:rsid w:val="00207B14"/>
    <w:rsid w:val="00211B0E"/>
    <w:rsid w:val="00212819"/>
    <w:rsid w:val="00213319"/>
    <w:rsid w:val="00214D67"/>
    <w:rsid w:val="00215E39"/>
    <w:rsid w:val="00215F8E"/>
    <w:rsid w:val="00216E00"/>
    <w:rsid w:val="00216EEE"/>
    <w:rsid w:val="00217F6C"/>
    <w:rsid w:val="00223310"/>
    <w:rsid w:val="002245DC"/>
    <w:rsid w:val="00227AD8"/>
    <w:rsid w:val="00230112"/>
    <w:rsid w:val="002309EF"/>
    <w:rsid w:val="00231C0A"/>
    <w:rsid w:val="002339A7"/>
    <w:rsid w:val="0023421E"/>
    <w:rsid w:val="00236A75"/>
    <w:rsid w:val="00237896"/>
    <w:rsid w:val="00241E22"/>
    <w:rsid w:val="0024240F"/>
    <w:rsid w:val="00242812"/>
    <w:rsid w:val="00244D15"/>
    <w:rsid w:val="00246339"/>
    <w:rsid w:val="00247FCF"/>
    <w:rsid w:val="002521ED"/>
    <w:rsid w:val="00252928"/>
    <w:rsid w:val="00253914"/>
    <w:rsid w:val="0025492C"/>
    <w:rsid w:val="00254EDF"/>
    <w:rsid w:val="00256610"/>
    <w:rsid w:val="00257F8A"/>
    <w:rsid w:val="002623F1"/>
    <w:rsid w:val="00262B08"/>
    <w:rsid w:val="00263614"/>
    <w:rsid w:val="00263FAE"/>
    <w:rsid w:val="00265D8B"/>
    <w:rsid w:val="00267706"/>
    <w:rsid w:val="00270D95"/>
    <w:rsid w:val="0027199B"/>
    <w:rsid w:val="00272F0E"/>
    <w:rsid w:val="00272F52"/>
    <w:rsid w:val="002730C0"/>
    <w:rsid w:val="0027400F"/>
    <w:rsid w:val="002764E6"/>
    <w:rsid w:val="00276740"/>
    <w:rsid w:val="00276F4D"/>
    <w:rsid w:val="0027746D"/>
    <w:rsid w:val="002776C9"/>
    <w:rsid w:val="00277D46"/>
    <w:rsid w:val="0028187C"/>
    <w:rsid w:val="00283802"/>
    <w:rsid w:val="002843F1"/>
    <w:rsid w:val="00284D5E"/>
    <w:rsid w:val="0028530E"/>
    <w:rsid w:val="002855EB"/>
    <w:rsid w:val="0028768F"/>
    <w:rsid w:val="00291413"/>
    <w:rsid w:val="00291FC6"/>
    <w:rsid w:val="00292DEF"/>
    <w:rsid w:val="002932EA"/>
    <w:rsid w:val="00295734"/>
    <w:rsid w:val="0029684A"/>
    <w:rsid w:val="002970F4"/>
    <w:rsid w:val="002A236E"/>
    <w:rsid w:val="002A7C22"/>
    <w:rsid w:val="002B0209"/>
    <w:rsid w:val="002B0558"/>
    <w:rsid w:val="002B0A19"/>
    <w:rsid w:val="002B39A7"/>
    <w:rsid w:val="002B5EE6"/>
    <w:rsid w:val="002B6ED6"/>
    <w:rsid w:val="002C07E5"/>
    <w:rsid w:val="002C1652"/>
    <w:rsid w:val="002C409E"/>
    <w:rsid w:val="002C44FB"/>
    <w:rsid w:val="002C4BA4"/>
    <w:rsid w:val="002C67A6"/>
    <w:rsid w:val="002C6990"/>
    <w:rsid w:val="002C70E9"/>
    <w:rsid w:val="002D055D"/>
    <w:rsid w:val="002D06ED"/>
    <w:rsid w:val="002D0B78"/>
    <w:rsid w:val="002D104A"/>
    <w:rsid w:val="002D3CEA"/>
    <w:rsid w:val="002D4F59"/>
    <w:rsid w:val="002D6EFB"/>
    <w:rsid w:val="002E08B9"/>
    <w:rsid w:val="002E1828"/>
    <w:rsid w:val="002E19EE"/>
    <w:rsid w:val="002E706B"/>
    <w:rsid w:val="002E78E7"/>
    <w:rsid w:val="002F0982"/>
    <w:rsid w:val="002F17B4"/>
    <w:rsid w:val="002F2BAB"/>
    <w:rsid w:val="002F35CF"/>
    <w:rsid w:val="002F437D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7EF2"/>
    <w:rsid w:val="00307F4C"/>
    <w:rsid w:val="00312136"/>
    <w:rsid w:val="00315111"/>
    <w:rsid w:val="00317330"/>
    <w:rsid w:val="003176CF"/>
    <w:rsid w:val="00320D10"/>
    <w:rsid w:val="0032170A"/>
    <w:rsid w:val="003226AD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5C5"/>
    <w:rsid w:val="00335B29"/>
    <w:rsid w:val="003361B8"/>
    <w:rsid w:val="003368A0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14C"/>
    <w:rsid w:val="003474D0"/>
    <w:rsid w:val="00347C0B"/>
    <w:rsid w:val="003520EE"/>
    <w:rsid w:val="00356910"/>
    <w:rsid w:val="0035770E"/>
    <w:rsid w:val="003605AA"/>
    <w:rsid w:val="00364852"/>
    <w:rsid w:val="0036659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3F06"/>
    <w:rsid w:val="003851D9"/>
    <w:rsid w:val="00386259"/>
    <w:rsid w:val="00386504"/>
    <w:rsid w:val="00387C3F"/>
    <w:rsid w:val="00391516"/>
    <w:rsid w:val="0039151D"/>
    <w:rsid w:val="0039436C"/>
    <w:rsid w:val="0039450F"/>
    <w:rsid w:val="003955C0"/>
    <w:rsid w:val="0039683A"/>
    <w:rsid w:val="003977C6"/>
    <w:rsid w:val="00397F49"/>
    <w:rsid w:val="003A1D3A"/>
    <w:rsid w:val="003A32C9"/>
    <w:rsid w:val="003A51AB"/>
    <w:rsid w:val="003A5DFC"/>
    <w:rsid w:val="003A6017"/>
    <w:rsid w:val="003A66D9"/>
    <w:rsid w:val="003A6F0C"/>
    <w:rsid w:val="003A7985"/>
    <w:rsid w:val="003B1363"/>
    <w:rsid w:val="003B3606"/>
    <w:rsid w:val="003B4073"/>
    <w:rsid w:val="003B473C"/>
    <w:rsid w:val="003B6025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3012"/>
    <w:rsid w:val="003D47FC"/>
    <w:rsid w:val="003D5481"/>
    <w:rsid w:val="003D5663"/>
    <w:rsid w:val="003D6DA5"/>
    <w:rsid w:val="003E078C"/>
    <w:rsid w:val="003E14E3"/>
    <w:rsid w:val="003E1A29"/>
    <w:rsid w:val="003E21FA"/>
    <w:rsid w:val="003E2749"/>
    <w:rsid w:val="003E2AEE"/>
    <w:rsid w:val="003E4633"/>
    <w:rsid w:val="003E6922"/>
    <w:rsid w:val="003E7815"/>
    <w:rsid w:val="003F1430"/>
    <w:rsid w:val="003F16EA"/>
    <w:rsid w:val="00400424"/>
    <w:rsid w:val="00401109"/>
    <w:rsid w:val="00401EE9"/>
    <w:rsid w:val="00405985"/>
    <w:rsid w:val="0040675A"/>
    <w:rsid w:val="0040744A"/>
    <w:rsid w:val="00407BFD"/>
    <w:rsid w:val="004138FF"/>
    <w:rsid w:val="00415CD4"/>
    <w:rsid w:val="00415EBE"/>
    <w:rsid w:val="004163BA"/>
    <w:rsid w:val="0042027F"/>
    <w:rsid w:val="0042279C"/>
    <w:rsid w:val="00423CA1"/>
    <w:rsid w:val="004247EB"/>
    <w:rsid w:val="00426981"/>
    <w:rsid w:val="00426B85"/>
    <w:rsid w:val="00426FD7"/>
    <w:rsid w:val="004318A0"/>
    <w:rsid w:val="00436BCC"/>
    <w:rsid w:val="0043732D"/>
    <w:rsid w:val="004377A1"/>
    <w:rsid w:val="00440DAE"/>
    <w:rsid w:val="004438AF"/>
    <w:rsid w:val="0044685A"/>
    <w:rsid w:val="00447E17"/>
    <w:rsid w:val="00450FF6"/>
    <w:rsid w:val="004526A6"/>
    <w:rsid w:val="004536BC"/>
    <w:rsid w:val="00453D9F"/>
    <w:rsid w:val="00456674"/>
    <w:rsid w:val="004573AE"/>
    <w:rsid w:val="00457FE6"/>
    <w:rsid w:val="00460E96"/>
    <w:rsid w:val="00461CA5"/>
    <w:rsid w:val="00462009"/>
    <w:rsid w:val="00462B14"/>
    <w:rsid w:val="00463089"/>
    <w:rsid w:val="004632F2"/>
    <w:rsid w:val="00464592"/>
    <w:rsid w:val="00464CAE"/>
    <w:rsid w:val="00464FAD"/>
    <w:rsid w:val="004651EA"/>
    <w:rsid w:val="00465578"/>
    <w:rsid w:val="00470892"/>
    <w:rsid w:val="004711C4"/>
    <w:rsid w:val="004714A2"/>
    <w:rsid w:val="00472C91"/>
    <w:rsid w:val="00475B0C"/>
    <w:rsid w:val="004763DA"/>
    <w:rsid w:val="00476E6F"/>
    <w:rsid w:val="00477434"/>
    <w:rsid w:val="004800CC"/>
    <w:rsid w:val="00481326"/>
    <w:rsid w:val="00482F73"/>
    <w:rsid w:val="00483A05"/>
    <w:rsid w:val="00485F98"/>
    <w:rsid w:val="00490B6C"/>
    <w:rsid w:val="0049152B"/>
    <w:rsid w:val="00492885"/>
    <w:rsid w:val="00493D57"/>
    <w:rsid w:val="0049723E"/>
    <w:rsid w:val="004974E0"/>
    <w:rsid w:val="004A20F8"/>
    <w:rsid w:val="004A222C"/>
    <w:rsid w:val="004A3090"/>
    <w:rsid w:val="004A30DD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4960"/>
    <w:rsid w:val="004B5959"/>
    <w:rsid w:val="004C39B4"/>
    <w:rsid w:val="004C4D83"/>
    <w:rsid w:val="004C592A"/>
    <w:rsid w:val="004C5EDB"/>
    <w:rsid w:val="004C6D10"/>
    <w:rsid w:val="004C6E97"/>
    <w:rsid w:val="004C6F00"/>
    <w:rsid w:val="004D023F"/>
    <w:rsid w:val="004D06C2"/>
    <w:rsid w:val="004D4803"/>
    <w:rsid w:val="004D48C5"/>
    <w:rsid w:val="004D6370"/>
    <w:rsid w:val="004D724F"/>
    <w:rsid w:val="004D7F5A"/>
    <w:rsid w:val="004E0247"/>
    <w:rsid w:val="004E0497"/>
    <w:rsid w:val="004E0A00"/>
    <w:rsid w:val="004E1B06"/>
    <w:rsid w:val="004E1D7A"/>
    <w:rsid w:val="004E2318"/>
    <w:rsid w:val="004E24D4"/>
    <w:rsid w:val="004E33B1"/>
    <w:rsid w:val="004E3ACE"/>
    <w:rsid w:val="004E4EC1"/>
    <w:rsid w:val="004E527A"/>
    <w:rsid w:val="004E74B6"/>
    <w:rsid w:val="004E7DE5"/>
    <w:rsid w:val="004F09EB"/>
    <w:rsid w:val="004F146D"/>
    <w:rsid w:val="004F356D"/>
    <w:rsid w:val="004F3958"/>
    <w:rsid w:val="004F471E"/>
    <w:rsid w:val="004F5B90"/>
    <w:rsid w:val="004F6AD2"/>
    <w:rsid w:val="004F776A"/>
    <w:rsid w:val="004F78FA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5B85"/>
    <w:rsid w:val="00516E81"/>
    <w:rsid w:val="005200FE"/>
    <w:rsid w:val="0052333E"/>
    <w:rsid w:val="0052706B"/>
    <w:rsid w:val="005313D2"/>
    <w:rsid w:val="00535F9B"/>
    <w:rsid w:val="005367A7"/>
    <w:rsid w:val="005400A2"/>
    <w:rsid w:val="00541FFB"/>
    <w:rsid w:val="00542154"/>
    <w:rsid w:val="005427DE"/>
    <w:rsid w:val="00542DB0"/>
    <w:rsid w:val="00543505"/>
    <w:rsid w:val="00543B79"/>
    <w:rsid w:val="00544A1C"/>
    <w:rsid w:val="005459B0"/>
    <w:rsid w:val="005469B4"/>
    <w:rsid w:val="00546B9A"/>
    <w:rsid w:val="00547741"/>
    <w:rsid w:val="00550FF7"/>
    <w:rsid w:val="00552B2C"/>
    <w:rsid w:val="00553DC1"/>
    <w:rsid w:val="0055470E"/>
    <w:rsid w:val="00554C29"/>
    <w:rsid w:val="00555376"/>
    <w:rsid w:val="00556382"/>
    <w:rsid w:val="00556B73"/>
    <w:rsid w:val="005579BB"/>
    <w:rsid w:val="00557A8F"/>
    <w:rsid w:val="00562C35"/>
    <w:rsid w:val="00563648"/>
    <w:rsid w:val="0056520A"/>
    <w:rsid w:val="00565822"/>
    <w:rsid w:val="00570C8B"/>
    <w:rsid w:val="005722B8"/>
    <w:rsid w:val="00572A77"/>
    <w:rsid w:val="00573CEC"/>
    <w:rsid w:val="00573D4F"/>
    <w:rsid w:val="005744C5"/>
    <w:rsid w:val="0057615C"/>
    <w:rsid w:val="00577207"/>
    <w:rsid w:val="00577B99"/>
    <w:rsid w:val="00580D18"/>
    <w:rsid w:val="00580D5B"/>
    <w:rsid w:val="00582B68"/>
    <w:rsid w:val="005842F0"/>
    <w:rsid w:val="005843F2"/>
    <w:rsid w:val="005858E3"/>
    <w:rsid w:val="00586BFA"/>
    <w:rsid w:val="005911A7"/>
    <w:rsid w:val="00593701"/>
    <w:rsid w:val="0059414C"/>
    <w:rsid w:val="005970E8"/>
    <w:rsid w:val="00597867"/>
    <w:rsid w:val="005A0032"/>
    <w:rsid w:val="005A04EB"/>
    <w:rsid w:val="005A2CEE"/>
    <w:rsid w:val="005A51C9"/>
    <w:rsid w:val="005A5ECA"/>
    <w:rsid w:val="005A699F"/>
    <w:rsid w:val="005A78A1"/>
    <w:rsid w:val="005B0ACC"/>
    <w:rsid w:val="005B0B79"/>
    <w:rsid w:val="005B427B"/>
    <w:rsid w:val="005B6234"/>
    <w:rsid w:val="005B6D72"/>
    <w:rsid w:val="005B6E32"/>
    <w:rsid w:val="005C1781"/>
    <w:rsid w:val="005C206A"/>
    <w:rsid w:val="005C2E33"/>
    <w:rsid w:val="005C57E4"/>
    <w:rsid w:val="005C60E6"/>
    <w:rsid w:val="005C6FDC"/>
    <w:rsid w:val="005C7195"/>
    <w:rsid w:val="005D4CF4"/>
    <w:rsid w:val="005D55EB"/>
    <w:rsid w:val="005D5AF0"/>
    <w:rsid w:val="005D6DA6"/>
    <w:rsid w:val="005D71F9"/>
    <w:rsid w:val="005E136E"/>
    <w:rsid w:val="005E1624"/>
    <w:rsid w:val="005E51FA"/>
    <w:rsid w:val="005F08E9"/>
    <w:rsid w:val="005F28B9"/>
    <w:rsid w:val="005F390A"/>
    <w:rsid w:val="005F3BB7"/>
    <w:rsid w:val="005F48B7"/>
    <w:rsid w:val="005F4EFB"/>
    <w:rsid w:val="005F512B"/>
    <w:rsid w:val="005F5CB2"/>
    <w:rsid w:val="005F6D1A"/>
    <w:rsid w:val="005F7CA9"/>
    <w:rsid w:val="0060024C"/>
    <w:rsid w:val="006010B6"/>
    <w:rsid w:val="0060250B"/>
    <w:rsid w:val="006026D2"/>
    <w:rsid w:val="00603144"/>
    <w:rsid w:val="00603940"/>
    <w:rsid w:val="00604F50"/>
    <w:rsid w:val="00604FF4"/>
    <w:rsid w:val="00605402"/>
    <w:rsid w:val="006104E8"/>
    <w:rsid w:val="00611C74"/>
    <w:rsid w:val="006214B2"/>
    <w:rsid w:val="00623629"/>
    <w:rsid w:val="00623BAE"/>
    <w:rsid w:val="00625AAE"/>
    <w:rsid w:val="006268AE"/>
    <w:rsid w:val="006272A6"/>
    <w:rsid w:val="00631243"/>
    <w:rsid w:val="006329AF"/>
    <w:rsid w:val="00632B67"/>
    <w:rsid w:val="00633006"/>
    <w:rsid w:val="00633DD2"/>
    <w:rsid w:val="00633DF9"/>
    <w:rsid w:val="006359B5"/>
    <w:rsid w:val="0063602B"/>
    <w:rsid w:val="00637C40"/>
    <w:rsid w:val="00640B4E"/>
    <w:rsid w:val="00641760"/>
    <w:rsid w:val="0064270F"/>
    <w:rsid w:val="00642826"/>
    <w:rsid w:val="006432C6"/>
    <w:rsid w:val="006460FF"/>
    <w:rsid w:val="00650F8A"/>
    <w:rsid w:val="00653022"/>
    <w:rsid w:val="00654551"/>
    <w:rsid w:val="00654FC2"/>
    <w:rsid w:val="006572F4"/>
    <w:rsid w:val="00660E88"/>
    <w:rsid w:val="00661120"/>
    <w:rsid w:val="00661DBE"/>
    <w:rsid w:val="006635F1"/>
    <w:rsid w:val="00666251"/>
    <w:rsid w:val="006679B4"/>
    <w:rsid w:val="00667DEC"/>
    <w:rsid w:val="0067466D"/>
    <w:rsid w:val="00677428"/>
    <w:rsid w:val="0068042B"/>
    <w:rsid w:val="0068204A"/>
    <w:rsid w:val="00683F55"/>
    <w:rsid w:val="00685956"/>
    <w:rsid w:val="006868E5"/>
    <w:rsid w:val="006907BF"/>
    <w:rsid w:val="00690819"/>
    <w:rsid w:val="00690A53"/>
    <w:rsid w:val="00690A85"/>
    <w:rsid w:val="00691C5F"/>
    <w:rsid w:val="00692300"/>
    <w:rsid w:val="006939FD"/>
    <w:rsid w:val="00696162"/>
    <w:rsid w:val="006962F1"/>
    <w:rsid w:val="006A2435"/>
    <w:rsid w:val="006A3FC0"/>
    <w:rsid w:val="006A4EDD"/>
    <w:rsid w:val="006A55B0"/>
    <w:rsid w:val="006A6202"/>
    <w:rsid w:val="006A74A3"/>
    <w:rsid w:val="006A78EB"/>
    <w:rsid w:val="006B371F"/>
    <w:rsid w:val="006B3B60"/>
    <w:rsid w:val="006B413E"/>
    <w:rsid w:val="006B5E9F"/>
    <w:rsid w:val="006B61BF"/>
    <w:rsid w:val="006B68D3"/>
    <w:rsid w:val="006B69F5"/>
    <w:rsid w:val="006B7594"/>
    <w:rsid w:val="006C028F"/>
    <w:rsid w:val="006C5048"/>
    <w:rsid w:val="006C60BC"/>
    <w:rsid w:val="006D1180"/>
    <w:rsid w:val="006D151F"/>
    <w:rsid w:val="006D171E"/>
    <w:rsid w:val="006D6CED"/>
    <w:rsid w:val="006D7106"/>
    <w:rsid w:val="006E3D38"/>
    <w:rsid w:val="006F1D8C"/>
    <w:rsid w:val="006F595A"/>
    <w:rsid w:val="006F7E78"/>
    <w:rsid w:val="006F7FEF"/>
    <w:rsid w:val="00702929"/>
    <w:rsid w:val="00704E99"/>
    <w:rsid w:val="007057EF"/>
    <w:rsid w:val="0071567B"/>
    <w:rsid w:val="0071660A"/>
    <w:rsid w:val="007227A9"/>
    <w:rsid w:val="007231F1"/>
    <w:rsid w:val="00725805"/>
    <w:rsid w:val="00725AEC"/>
    <w:rsid w:val="00730734"/>
    <w:rsid w:val="00730B5A"/>
    <w:rsid w:val="00732157"/>
    <w:rsid w:val="00732C3E"/>
    <w:rsid w:val="00732E44"/>
    <w:rsid w:val="007356F2"/>
    <w:rsid w:val="00737D3B"/>
    <w:rsid w:val="00742C71"/>
    <w:rsid w:val="00742C9A"/>
    <w:rsid w:val="007463AC"/>
    <w:rsid w:val="00746490"/>
    <w:rsid w:val="00751D1A"/>
    <w:rsid w:val="00755465"/>
    <w:rsid w:val="00760C9F"/>
    <w:rsid w:val="0076102A"/>
    <w:rsid w:val="00762B8D"/>
    <w:rsid w:val="0076601F"/>
    <w:rsid w:val="00771CA2"/>
    <w:rsid w:val="00772D4A"/>
    <w:rsid w:val="0077334D"/>
    <w:rsid w:val="00774F53"/>
    <w:rsid w:val="007761CA"/>
    <w:rsid w:val="00776C87"/>
    <w:rsid w:val="00780F0F"/>
    <w:rsid w:val="007820C1"/>
    <w:rsid w:val="00785ED5"/>
    <w:rsid w:val="007906C1"/>
    <w:rsid w:val="00791E4A"/>
    <w:rsid w:val="0079247B"/>
    <w:rsid w:val="00794C37"/>
    <w:rsid w:val="0079519E"/>
    <w:rsid w:val="007973BB"/>
    <w:rsid w:val="007A3FFF"/>
    <w:rsid w:val="007A4873"/>
    <w:rsid w:val="007A7205"/>
    <w:rsid w:val="007B0BE7"/>
    <w:rsid w:val="007B1649"/>
    <w:rsid w:val="007B1B06"/>
    <w:rsid w:val="007B2FCC"/>
    <w:rsid w:val="007B34D7"/>
    <w:rsid w:val="007B46CA"/>
    <w:rsid w:val="007B4CF0"/>
    <w:rsid w:val="007B6444"/>
    <w:rsid w:val="007C0725"/>
    <w:rsid w:val="007C1A73"/>
    <w:rsid w:val="007C21ED"/>
    <w:rsid w:val="007C3D28"/>
    <w:rsid w:val="007C5214"/>
    <w:rsid w:val="007C55EE"/>
    <w:rsid w:val="007D3586"/>
    <w:rsid w:val="007D66DB"/>
    <w:rsid w:val="007D779F"/>
    <w:rsid w:val="007E1D73"/>
    <w:rsid w:val="007E2420"/>
    <w:rsid w:val="007E2C82"/>
    <w:rsid w:val="007E3246"/>
    <w:rsid w:val="007E38DC"/>
    <w:rsid w:val="007E5572"/>
    <w:rsid w:val="007E5D4A"/>
    <w:rsid w:val="007E68B6"/>
    <w:rsid w:val="007E6A1B"/>
    <w:rsid w:val="007F109B"/>
    <w:rsid w:val="007F235A"/>
    <w:rsid w:val="007F2FAF"/>
    <w:rsid w:val="007F30A5"/>
    <w:rsid w:val="007F432E"/>
    <w:rsid w:val="007F6049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2098D"/>
    <w:rsid w:val="008211FF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4245"/>
    <w:rsid w:val="00834B6B"/>
    <w:rsid w:val="00835D9F"/>
    <w:rsid w:val="008370BF"/>
    <w:rsid w:val="00841594"/>
    <w:rsid w:val="00841727"/>
    <w:rsid w:val="00841CE0"/>
    <w:rsid w:val="0084385F"/>
    <w:rsid w:val="00844A37"/>
    <w:rsid w:val="00845539"/>
    <w:rsid w:val="00845E9F"/>
    <w:rsid w:val="008462D1"/>
    <w:rsid w:val="00847CA4"/>
    <w:rsid w:val="0085141A"/>
    <w:rsid w:val="008518D9"/>
    <w:rsid w:val="00853CCF"/>
    <w:rsid w:val="00856A61"/>
    <w:rsid w:val="00856A72"/>
    <w:rsid w:val="00860EF5"/>
    <w:rsid w:val="00861E38"/>
    <w:rsid w:val="0086439D"/>
    <w:rsid w:val="0086639B"/>
    <w:rsid w:val="00867B87"/>
    <w:rsid w:val="0087310F"/>
    <w:rsid w:val="0087766D"/>
    <w:rsid w:val="00877B57"/>
    <w:rsid w:val="00877E81"/>
    <w:rsid w:val="00880F1D"/>
    <w:rsid w:val="00881089"/>
    <w:rsid w:val="00881245"/>
    <w:rsid w:val="00881B8A"/>
    <w:rsid w:val="008822ED"/>
    <w:rsid w:val="00884CDB"/>
    <w:rsid w:val="00884DC5"/>
    <w:rsid w:val="00887507"/>
    <w:rsid w:val="008878D1"/>
    <w:rsid w:val="00890338"/>
    <w:rsid w:val="00890466"/>
    <w:rsid w:val="008906A3"/>
    <w:rsid w:val="008915D6"/>
    <w:rsid w:val="00892087"/>
    <w:rsid w:val="00893732"/>
    <w:rsid w:val="008950BF"/>
    <w:rsid w:val="0089518C"/>
    <w:rsid w:val="00896B1C"/>
    <w:rsid w:val="0089762B"/>
    <w:rsid w:val="008A0890"/>
    <w:rsid w:val="008A2678"/>
    <w:rsid w:val="008A4630"/>
    <w:rsid w:val="008A60AA"/>
    <w:rsid w:val="008A7AB4"/>
    <w:rsid w:val="008A7ED0"/>
    <w:rsid w:val="008B026B"/>
    <w:rsid w:val="008B0CA8"/>
    <w:rsid w:val="008B1298"/>
    <w:rsid w:val="008B3A7E"/>
    <w:rsid w:val="008B3B96"/>
    <w:rsid w:val="008B3C85"/>
    <w:rsid w:val="008B4313"/>
    <w:rsid w:val="008B65F2"/>
    <w:rsid w:val="008B748A"/>
    <w:rsid w:val="008C0721"/>
    <w:rsid w:val="008C169A"/>
    <w:rsid w:val="008C2B55"/>
    <w:rsid w:val="008C3554"/>
    <w:rsid w:val="008C3FD7"/>
    <w:rsid w:val="008C6EE2"/>
    <w:rsid w:val="008C7738"/>
    <w:rsid w:val="008D0084"/>
    <w:rsid w:val="008D1704"/>
    <w:rsid w:val="008D258B"/>
    <w:rsid w:val="008D2F8D"/>
    <w:rsid w:val="008D65F7"/>
    <w:rsid w:val="008D6C87"/>
    <w:rsid w:val="008D7565"/>
    <w:rsid w:val="008E20B6"/>
    <w:rsid w:val="008E25DD"/>
    <w:rsid w:val="008E27D2"/>
    <w:rsid w:val="008E2E70"/>
    <w:rsid w:val="008E3CC9"/>
    <w:rsid w:val="008E480E"/>
    <w:rsid w:val="008E535D"/>
    <w:rsid w:val="008E7579"/>
    <w:rsid w:val="008F1ECD"/>
    <w:rsid w:val="008F2278"/>
    <w:rsid w:val="008F4A3A"/>
    <w:rsid w:val="008F53DC"/>
    <w:rsid w:val="008F5ACB"/>
    <w:rsid w:val="008F5FEE"/>
    <w:rsid w:val="008F6ADB"/>
    <w:rsid w:val="00900635"/>
    <w:rsid w:val="00900817"/>
    <w:rsid w:val="0090132C"/>
    <w:rsid w:val="00902430"/>
    <w:rsid w:val="00903703"/>
    <w:rsid w:val="009054DE"/>
    <w:rsid w:val="00905F52"/>
    <w:rsid w:val="009067C3"/>
    <w:rsid w:val="009117E8"/>
    <w:rsid w:val="009136A1"/>
    <w:rsid w:val="00914394"/>
    <w:rsid w:val="0091757B"/>
    <w:rsid w:val="0092116E"/>
    <w:rsid w:val="00924F5D"/>
    <w:rsid w:val="0092620D"/>
    <w:rsid w:val="00930535"/>
    <w:rsid w:val="009325C2"/>
    <w:rsid w:val="00932877"/>
    <w:rsid w:val="009328E0"/>
    <w:rsid w:val="00933232"/>
    <w:rsid w:val="0093490B"/>
    <w:rsid w:val="0093538D"/>
    <w:rsid w:val="00943DCF"/>
    <w:rsid w:val="0094415C"/>
    <w:rsid w:val="00944DB3"/>
    <w:rsid w:val="00946106"/>
    <w:rsid w:val="0094781E"/>
    <w:rsid w:val="00947924"/>
    <w:rsid w:val="00947EC4"/>
    <w:rsid w:val="009506E2"/>
    <w:rsid w:val="00950A09"/>
    <w:rsid w:val="00953B63"/>
    <w:rsid w:val="009542E0"/>
    <w:rsid w:val="00956308"/>
    <w:rsid w:val="009606F7"/>
    <w:rsid w:val="00960798"/>
    <w:rsid w:val="00960983"/>
    <w:rsid w:val="00963772"/>
    <w:rsid w:val="009637A1"/>
    <w:rsid w:val="009658CB"/>
    <w:rsid w:val="009715F2"/>
    <w:rsid w:val="0097170C"/>
    <w:rsid w:val="00972614"/>
    <w:rsid w:val="009749BF"/>
    <w:rsid w:val="0097515A"/>
    <w:rsid w:val="0097568B"/>
    <w:rsid w:val="0097603D"/>
    <w:rsid w:val="009773C8"/>
    <w:rsid w:val="00980000"/>
    <w:rsid w:val="00980BE1"/>
    <w:rsid w:val="00980FB7"/>
    <w:rsid w:val="00984613"/>
    <w:rsid w:val="009853FF"/>
    <w:rsid w:val="00987016"/>
    <w:rsid w:val="00991727"/>
    <w:rsid w:val="00991B8B"/>
    <w:rsid w:val="009922A2"/>
    <w:rsid w:val="00997B38"/>
    <w:rsid w:val="009A1F15"/>
    <w:rsid w:val="009A504E"/>
    <w:rsid w:val="009A69F8"/>
    <w:rsid w:val="009B02D9"/>
    <w:rsid w:val="009B0DBD"/>
    <w:rsid w:val="009B179A"/>
    <w:rsid w:val="009B28F8"/>
    <w:rsid w:val="009B7420"/>
    <w:rsid w:val="009C0A49"/>
    <w:rsid w:val="009C1940"/>
    <w:rsid w:val="009C22D0"/>
    <w:rsid w:val="009C4584"/>
    <w:rsid w:val="009C5072"/>
    <w:rsid w:val="009D0571"/>
    <w:rsid w:val="009D35BF"/>
    <w:rsid w:val="009D36B4"/>
    <w:rsid w:val="009D64C8"/>
    <w:rsid w:val="009D68A0"/>
    <w:rsid w:val="009D6DBF"/>
    <w:rsid w:val="009D7D76"/>
    <w:rsid w:val="009E01A8"/>
    <w:rsid w:val="009E0903"/>
    <w:rsid w:val="009E21AE"/>
    <w:rsid w:val="009E234B"/>
    <w:rsid w:val="009E3C1D"/>
    <w:rsid w:val="009E4C5C"/>
    <w:rsid w:val="009E6394"/>
    <w:rsid w:val="009E6752"/>
    <w:rsid w:val="009E752C"/>
    <w:rsid w:val="009F1D81"/>
    <w:rsid w:val="009F4E52"/>
    <w:rsid w:val="009F68A9"/>
    <w:rsid w:val="009F7142"/>
    <w:rsid w:val="009F7EB9"/>
    <w:rsid w:val="00A0009A"/>
    <w:rsid w:val="00A0102D"/>
    <w:rsid w:val="00A04356"/>
    <w:rsid w:val="00A0545A"/>
    <w:rsid w:val="00A05F7D"/>
    <w:rsid w:val="00A07460"/>
    <w:rsid w:val="00A07DB7"/>
    <w:rsid w:val="00A1661C"/>
    <w:rsid w:val="00A16B52"/>
    <w:rsid w:val="00A17F81"/>
    <w:rsid w:val="00A207A9"/>
    <w:rsid w:val="00A23FD3"/>
    <w:rsid w:val="00A24913"/>
    <w:rsid w:val="00A25923"/>
    <w:rsid w:val="00A26084"/>
    <w:rsid w:val="00A26EDA"/>
    <w:rsid w:val="00A303F9"/>
    <w:rsid w:val="00A30E1B"/>
    <w:rsid w:val="00A31288"/>
    <w:rsid w:val="00A31A00"/>
    <w:rsid w:val="00A31A77"/>
    <w:rsid w:val="00A34B11"/>
    <w:rsid w:val="00A35ABE"/>
    <w:rsid w:val="00A3628C"/>
    <w:rsid w:val="00A37ACA"/>
    <w:rsid w:val="00A41A4F"/>
    <w:rsid w:val="00A41B5D"/>
    <w:rsid w:val="00A432FA"/>
    <w:rsid w:val="00A43AD3"/>
    <w:rsid w:val="00A452E4"/>
    <w:rsid w:val="00A461C9"/>
    <w:rsid w:val="00A524BC"/>
    <w:rsid w:val="00A53B1A"/>
    <w:rsid w:val="00A54AF0"/>
    <w:rsid w:val="00A562AD"/>
    <w:rsid w:val="00A562C8"/>
    <w:rsid w:val="00A56307"/>
    <w:rsid w:val="00A57108"/>
    <w:rsid w:val="00A64054"/>
    <w:rsid w:val="00A65D20"/>
    <w:rsid w:val="00A71BDF"/>
    <w:rsid w:val="00A720FF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55A2"/>
    <w:rsid w:val="00AA5619"/>
    <w:rsid w:val="00AA5F54"/>
    <w:rsid w:val="00AB0369"/>
    <w:rsid w:val="00AB082C"/>
    <w:rsid w:val="00AB2A15"/>
    <w:rsid w:val="00AB3372"/>
    <w:rsid w:val="00AB3D9A"/>
    <w:rsid w:val="00AB4D00"/>
    <w:rsid w:val="00AB60DF"/>
    <w:rsid w:val="00AB60EF"/>
    <w:rsid w:val="00AC10C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7916"/>
    <w:rsid w:val="00AC79EB"/>
    <w:rsid w:val="00AD112C"/>
    <w:rsid w:val="00AD1167"/>
    <w:rsid w:val="00AD1A93"/>
    <w:rsid w:val="00AD3EE4"/>
    <w:rsid w:val="00AD537D"/>
    <w:rsid w:val="00AD53C2"/>
    <w:rsid w:val="00AD5C27"/>
    <w:rsid w:val="00AD5F67"/>
    <w:rsid w:val="00AD63F4"/>
    <w:rsid w:val="00AD67DD"/>
    <w:rsid w:val="00AD747B"/>
    <w:rsid w:val="00AD7726"/>
    <w:rsid w:val="00AD7CAF"/>
    <w:rsid w:val="00AE1F69"/>
    <w:rsid w:val="00AE2CE1"/>
    <w:rsid w:val="00AE3B1A"/>
    <w:rsid w:val="00AE3CCA"/>
    <w:rsid w:val="00AE3E2A"/>
    <w:rsid w:val="00AE43A8"/>
    <w:rsid w:val="00AE5E3A"/>
    <w:rsid w:val="00AE66C4"/>
    <w:rsid w:val="00AE67B9"/>
    <w:rsid w:val="00AE687D"/>
    <w:rsid w:val="00AF077F"/>
    <w:rsid w:val="00AF187A"/>
    <w:rsid w:val="00AF2BF6"/>
    <w:rsid w:val="00AF2ECF"/>
    <w:rsid w:val="00AF3849"/>
    <w:rsid w:val="00AF65DD"/>
    <w:rsid w:val="00AF7A79"/>
    <w:rsid w:val="00B01CEA"/>
    <w:rsid w:val="00B027AB"/>
    <w:rsid w:val="00B03098"/>
    <w:rsid w:val="00B03462"/>
    <w:rsid w:val="00B0570E"/>
    <w:rsid w:val="00B104B1"/>
    <w:rsid w:val="00B1192B"/>
    <w:rsid w:val="00B13E8A"/>
    <w:rsid w:val="00B14B95"/>
    <w:rsid w:val="00B15250"/>
    <w:rsid w:val="00B15660"/>
    <w:rsid w:val="00B15C96"/>
    <w:rsid w:val="00B16E13"/>
    <w:rsid w:val="00B17BEB"/>
    <w:rsid w:val="00B20CFB"/>
    <w:rsid w:val="00B21D58"/>
    <w:rsid w:val="00B23B4C"/>
    <w:rsid w:val="00B24307"/>
    <w:rsid w:val="00B25F95"/>
    <w:rsid w:val="00B27D1F"/>
    <w:rsid w:val="00B31706"/>
    <w:rsid w:val="00B335B5"/>
    <w:rsid w:val="00B345CB"/>
    <w:rsid w:val="00B345DB"/>
    <w:rsid w:val="00B35197"/>
    <w:rsid w:val="00B37563"/>
    <w:rsid w:val="00B37C0C"/>
    <w:rsid w:val="00B42E84"/>
    <w:rsid w:val="00B45BFE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60ABE"/>
    <w:rsid w:val="00B621CA"/>
    <w:rsid w:val="00B62688"/>
    <w:rsid w:val="00B62BA8"/>
    <w:rsid w:val="00B63E87"/>
    <w:rsid w:val="00B647B4"/>
    <w:rsid w:val="00B65645"/>
    <w:rsid w:val="00B6748D"/>
    <w:rsid w:val="00B67AC9"/>
    <w:rsid w:val="00B703CE"/>
    <w:rsid w:val="00B70C05"/>
    <w:rsid w:val="00B71F4A"/>
    <w:rsid w:val="00B72412"/>
    <w:rsid w:val="00B74E36"/>
    <w:rsid w:val="00B75392"/>
    <w:rsid w:val="00B75A11"/>
    <w:rsid w:val="00B81FD0"/>
    <w:rsid w:val="00B823CD"/>
    <w:rsid w:val="00B828E0"/>
    <w:rsid w:val="00B82A4F"/>
    <w:rsid w:val="00B8387D"/>
    <w:rsid w:val="00B84447"/>
    <w:rsid w:val="00B92921"/>
    <w:rsid w:val="00B94D5F"/>
    <w:rsid w:val="00B94E2A"/>
    <w:rsid w:val="00B95299"/>
    <w:rsid w:val="00B95D14"/>
    <w:rsid w:val="00B95E15"/>
    <w:rsid w:val="00B96CD1"/>
    <w:rsid w:val="00B971B4"/>
    <w:rsid w:val="00BA018A"/>
    <w:rsid w:val="00BA22EE"/>
    <w:rsid w:val="00BA249D"/>
    <w:rsid w:val="00BA45B9"/>
    <w:rsid w:val="00BA4BD8"/>
    <w:rsid w:val="00BA55A0"/>
    <w:rsid w:val="00BB013B"/>
    <w:rsid w:val="00BB05CB"/>
    <w:rsid w:val="00BB06F9"/>
    <w:rsid w:val="00BB1552"/>
    <w:rsid w:val="00BB2475"/>
    <w:rsid w:val="00BB2810"/>
    <w:rsid w:val="00BB4F19"/>
    <w:rsid w:val="00BB528F"/>
    <w:rsid w:val="00BB5ACE"/>
    <w:rsid w:val="00BB69E8"/>
    <w:rsid w:val="00BB7F96"/>
    <w:rsid w:val="00BC12E6"/>
    <w:rsid w:val="00BC1F59"/>
    <w:rsid w:val="00BC4A72"/>
    <w:rsid w:val="00BC4DEB"/>
    <w:rsid w:val="00BC627E"/>
    <w:rsid w:val="00BC67A8"/>
    <w:rsid w:val="00BC6C27"/>
    <w:rsid w:val="00BD0844"/>
    <w:rsid w:val="00BD164B"/>
    <w:rsid w:val="00BD3F88"/>
    <w:rsid w:val="00BD4449"/>
    <w:rsid w:val="00BD47FA"/>
    <w:rsid w:val="00BD497E"/>
    <w:rsid w:val="00BD68E3"/>
    <w:rsid w:val="00BE0C7F"/>
    <w:rsid w:val="00BE2C04"/>
    <w:rsid w:val="00BE3659"/>
    <w:rsid w:val="00BE37B1"/>
    <w:rsid w:val="00BE3DE8"/>
    <w:rsid w:val="00BE7CAC"/>
    <w:rsid w:val="00BF1FFA"/>
    <w:rsid w:val="00BF2875"/>
    <w:rsid w:val="00BF2A64"/>
    <w:rsid w:val="00BF4DC1"/>
    <w:rsid w:val="00BF5B4D"/>
    <w:rsid w:val="00BF7301"/>
    <w:rsid w:val="00C00C38"/>
    <w:rsid w:val="00C01EA7"/>
    <w:rsid w:val="00C026C9"/>
    <w:rsid w:val="00C0787E"/>
    <w:rsid w:val="00C07FFC"/>
    <w:rsid w:val="00C10AEB"/>
    <w:rsid w:val="00C124E7"/>
    <w:rsid w:val="00C140FE"/>
    <w:rsid w:val="00C15C80"/>
    <w:rsid w:val="00C20416"/>
    <w:rsid w:val="00C230D6"/>
    <w:rsid w:val="00C248DD"/>
    <w:rsid w:val="00C33863"/>
    <w:rsid w:val="00C338AE"/>
    <w:rsid w:val="00C34893"/>
    <w:rsid w:val="00C35077"/>
    <w:rsid w:val="00C355C0"/>
    <w:rsid w:val="00C357B8"/>
    <w:rsid w:val="00C404F5"/>
    <w:rsid w:val="00C42915"/>
    <w:rsid w:val="00C4325F"/>
    <w:rsid w:val="00C45ED6"/>
    <w:rsid w:val="00C45F33"/>
    <w:rsid w:val="00C51EAC"/>
    <w:rsid w:val="00C53FD3"/>
    <w:rsid w:val="00C55122"/>
    <w:rsid w:val="00C55567"/>
    <w:rsid w:val="00C561A0"/>
    <w:rsid w:val="00C57A3F"/>
    <w:rsid w:val="00C63A46"/>
    <w:rsid w:val="00C63BA6"/>
    <w:rsid w:val="00C63D12"/>
    <w:rsid w:val="00C64BC9"/>
    <w:rsid w:val="00C66157"/>
    <w:rsid w:val="00C662CA"/>
    <w:rsid w:val="00C66CDB"/>
    <w:rsid w:val="00C72688"/>
    <w:rsid w:val="00C728AE"/>
    <w:rsid w:val="00C76948"/>
    <w:rsid w:val="00C76DE1"/>
    <w:rsid w:val="00C80C4D"/>
    <w:rsid w:val="00C83778"/>
    <w:rsid w:val="00C83FAE"/>
    <w:rsid w:val="00C84057"/>
    <w:rsid w:val="00C84CC1"/>
    <w:rsid w:val="00C84DAA"/>
    <w:rsid w:val="00C85F0A"/>
    <w:rsid w:val="00C874E3"/>
    <w:rsid w:val="00C8764D"/>
    <w:rsid w:val="00C87969"/>
    <w:rsid w:val="00C87FB8"/>
    <w:rsid w:val="00C90D78"/>
    <w:rsid w:val="00C935A5"/>
    <w:rsid w:val="00C9385D"/>
    <w:rsid w:val="00C93FB1"/>
    <w:rsid w:val="00C948A3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B0D02"/>
    <w:rsid w:val="00CB28CF"/>
    <w:rsid w:val="00CB34DB"/>
    <w:rsid w:val="00CB5523"/>
    <w:rsid w:val="00CB61E7"/>
    <w:rsid w:val="00CB6563"/>
    <w:rsid w:val="00CC3855"/>
    <w:rsid w:val="00CC53D2"/>
    <w:rsid w:val="00CC603C"/>
    <w:rsid w:val="00CC67E0"/>
    <w:rsid w:val="00CD0602"/>
    <w:rsid w:val="00CD0A9C"/>
    <w:rsid w:val="00CD16F8"/>
    <w:rsid w:val="00CD1C81"/>
    <w:rsid w:val="00CD2A42"/>
    <w:rsid w:val="00CD3ADE"/>
    <w:rsid w:val="00CD3BF4"/>
    <w:rsid w:val="00CD5C76"/>
    <w:rsid w:val="00CD5CD7"/>
    <w:rsid w:val="00CD5D5E"/>
    <w:rsid w:val="00CD60AB"/>
    <w:rsid w:val="00CD743B"/>
    <w:rsid w:val="00CE15BA"/>
    <w:rsid w:val="00CE1824"/>
    <w:rsid w:val="00CE18A9"/>
    <w:rsid w:val="00CE459A"/>
    <w:rsid w:val="00CE4BC3"/>
    <w:rsid w:val="00CE521A"/>
    <w:rsid w:val="00CE583A"/>
    <w:rsid w:val="00CE6B67"/>
    <w:rsid w:val="00CE7F85"/>
    <w:rsid w:val="00CF27D5"/>
    <w:rsid w:val="00CF6D08"/>
    <w:rsid w:val="00D00EAA"/>
    <w:rsid w:val="00D0105E"/>
    <w:rsid w:val="00D01C37"/>
    <w:rsid w:val="00D04173"/>
    <w:rsid w:val="00D04E53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528E"/>
    <w:rsid w:val="00D15851"/>
    <w:rsid w:val="00D159CC"/>
    <w:rsid w:val="00D15ECA"/>
    <w:rsid w:val="00D16907"/>
    <w:rsid w:val="00D21598"/>
    <w:rsid w:val="00D22101"/>
    <w:rsid w:val="00D2236F"/>
    <w:rsid w:val="00D2253C"/>
    <w:rsid w:val="00D2358E"/>
    <w:rsid w:val="00D239A7"/>
    <w:rsid w:val="00D2481C"/>
    <w:rsid w:val="00D24BB2"/>
    <w:rsid w:val="00D251B6"/>
    <w:rsid w:val="00D25BFC"/>
    <w:rsid w:val="00D25FE4"/>
    <w:rsid w:val="00D31395"/>
    <w:rsid w:val="00D31D0A"/>
    <w:rsid w:val="00D33C63"/>
    <w:rsid w:val="00D35EBA"/>
    <w:rsid w:val="00D36068"/>
    <w:rsid w:val="00D36980"/>
    <w:rsid w:val="00D36A78"/>
    <w:rsid w:val="00D41477"/>
    <w:rsid w:val="00D416B7"/>
    <w:rsid w:val="00D43FB6"/>
    <w:rsid w:val="00D44267"/>
    <w:rsid w:val="00D446B7"/>
    <w:rsid w:val="00D458FD"/>
    <w:rsid w:val="00D4682F"/>
    <w:rsid w:val="00D470DC"/>
    <w:rsid w:val="00D51F8F"/>
    <w:rsid w:val="00D52841"/>
    <w:rsid w:val="00D555DC"/>
    <w:rsid w:val="00D55A24"/>
    <w:rsid w:val="00D61A58"/>
    <w:rsid w:val="00D62304"/>
    <w:rsid w:val="00D6271B"/>
    <w:rsid w:val="00D63C81"/>
    <w:rsid w:val="00D644E6"/>
    <w:rsid w:val="00D67E86"/>
    <w:rsid w:val="00D743D2"/>
    <w:rsid w:val="00D745D9"/>
    <w:rsid w:val="00D74BCA"/>
    <w:rsid w:val="00D74EB6"/>
    <w:rsid w:val="00D7522B"/>
    <w:rsid w:val="00D8052C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A02CF"/>
    <w:rsid w:val="00DA0FDC"/>
    <w:rsid w:val="00DA1502"/>
    <w:rsid w:val="00DA35C5"/>
    <w:rsid w:val="00DA4C5C"/>
    <w:rsid w:val="00DB2C6A"/>
    <w:rsid w:val="00DB2CAF"/>
    <w:rsid w:val="00DB332B"/>
    <w:rsid w:val="00DB60A7"/>
    <w:rsid w:val="00DB6CF7"/>
    <w:rsid w:val="00DC03C2"/>
    <w:rsid w:val="00DC2522"/>
    <w:rsid w:val="00DC2AB2"/>
    <w:rsid w:val="00DC559E"/>
    <w:rsid w:val="00DC78B1"/>
    <w:rsid w:val="00DC7FAD"/>
    <w:rsid w:val="00DD025A"/>
    <w:rsid w:val="00DD0F1D"/>
    <w:rsid w:val="00DD1404"/>
    <w:rsid w:val="00DD582D"/>
    <w:rsid w:val="00DD5B74"/>
    <w:rsid w:val="00DD66EB"/>
    <w:rsid w:val="00DE4A69"/>
    <w:rsid w:val="00DE4AF6"/>
    <w:rsid w:val="00DE512C"/>
    <w:rsid w:val="00DE6D47"/>
    <w:rsid w:val="00DF213E"/>
    <w:rsid w:val="00DF27A0"/>
    <w:rsid w:val="00DF3DB2"/>
    <w:rsid w:val="00DF65C3"/>
    <w:rsid w:val="00DF76FE"/>
    <w:rsid w:val="00E00EBC"/>
    <w:rsid w:val="00E01091"/>
    <w:rsid w:val="00E0109B"/>
    <w:rsid w:val="00E014F7"/>
    <w:rsid w:val="00E015FF"/>
    <w:rsid w:val="00E03413"/>
    <w:rsid w:val="00E04519"/>
    <w:rsid w:val="00E06D62"/>
    <w:rsid w:val="00E06FF1"/>
    <w:rsid w:val="00E07482"/>
    <w:rsid w:val="00E076AF"/>
    <w:rsid w:val="00E127B1"/>
    <w:rsid w:val="00E135A7"/>
    <w:rsid w:val="00E13DB0"/>
    <w:rsid w:val="00E14963"/>
    <w:rsid w:val="00E15E94"/>
    <w:rsid w:val="00E16C52"/>
    <w:rsid w:val="00E20CC4"/>
    <w:rsid w:val="00E225A8"/>
    <w:rsid w:val="00E22C57"/>
    <w:rsid w:val="00E22DC3"/>
    <w:rsid w:val="00E22E74"/>
    <w:rsid w:val="00E25530"/>
    <w:rsid w:val="00E2649A"/>
    <w:rsid w:val="00E2663E"/>
    <w:rsid w:val="00E26A22"/>
    <w:rsid w:val="00E27B58"/>
    <w:rsid w:val="00E303B5"/>
    <w:rsid w:val="00E30AA9"/>
    <w:rsid w:val="00E30FF3"/>
    <w:rsid w:val="00E32BFF"/>
    <w:rsid w:val="00E33C59"/>
    <w:rsid w:val="00E41C24"/>
    <w:rsid w:val="00E42B13"/>
    <w:rsid w:val="00E4399D"/>
    <w:rsid w:val="00E44AE0"/>
    <w:rsid w:val="00E4575F"/>
    <w:rsid w:val="00E459FC"/>
    <w:rsid w:val="00E465BD"/>
    <w:rsid w:val="00E46DD3"/>
    <w:rsid w:val="00E4742A"/>
    <w:rsid w:val="00E474C0"/>
    <w:rsid w:val="00E5008C"/>
    <w:rsid w:val="00E5025C"/>
    <w:rsid w:val="00E5055B"/>
    <w:rsid w:val="00E51D9E"/>
    <w:rsid w:val="00E52804"/>
    <w:rsid w:val="00E54192"/>
    <w:rsid w:val="00E55081"/>
    <w:rsid w:val="00E5697A"/>
    <w:rsid w:val="00E63795"/>
    <w:rsid w:val="00E64314"/>
    <w:rsid w:val="00E64578"/>
    <w:rsid w:val="00E64ABC"/>
    <w:rsid w:val="00E64FCB"/>
    <w:rsid w:val="00E66A1D"/>
    <w:rsid w:val="00E67107"/>
    <w:rsid w:val="00E7087D"/>
    <w:rsid w:val="00E718A1"/>
    <w:rsid w:val="00E728C6"/>
    <w:rsid w:val="00E76D10"/>
    <w:rsid w:val="00E776B0"/>
    <w:rsid w:val="00E83BE6"/>
    <w:rsid w:val="00E83F97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3C09"/>
    <w:rsid w:val="00EA3C26"/>
    <w:rsid w:val="00EB281C"/>
    <w:rsid w:val="00EB2922"/>
    <w:rsid w:val="00EB2A51"/>
    <w:rsid w:val="00EB3D7D"/>
    <w:rsid w:val="00EB3EAD"/>
    <w:rsid w:val="00EB4776"/>
    <w:rsid w:val="00EB5813"/>
    <w:rsid w:val="00EB58E9"/>
    <w:rsid w:val="00EB6610"/>
    <w:rsid w:val="00EC1657"/>
    <w:rsid w:val="00EC1670"/>
    <w:rsid w:val="00EC1D4F"/>
    <w:rsid w:val="00EC21B1"/>
    <w:rsid w:val="00EC756A"/>
    <w:rsid w:val="00ED0EF8"/>
    <w:rsid w:val="00ED25D4"/>
    <w:rsid w:val="00ED5AC1"/>
    <w:rsid w:val="00ED6884"/>
    <w:rsid w:val="00ED764A"/>
    <w:rsid w:val="00EE183A"/>
    <w:rsid w:val="00EE41B1"/>
    <w:rsid w:val="00EE4937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F00525"/>
    <w:rsid w:val="00F008B2"/>
    <w:rsid w:val="00F00D51"/>
    <w:rsid w:val="00F01051"/>
    <w:rsid w:val="00F014DA"/>
    <w:rsid w:val="00F03954"/>
    <w:rsid w:val="00F03F1B"/>
    <w:rsid w:val="00F0434D"/>
    <w:rsid w:val="00F10AC4"/>
    <w:rsid w:val="00F11FCC"/>
    <w:rsid w:val="00F12871"/>
    <w:rsid w:val="00F1313B"/>
    <w:rsid w:val="00F17847"/>
    <w:rsid w:val="00F17AB7"/>
    <w:rsid w:val="00F246FC"/>
    <w:rsid w:val="00F251E7"/>
    <w:rsid w:val="00F259CC"/>
    <w:rsid w:val="00F31356"/>
    <w:rsid w:val="00F31EB9"/>
    <w:rsid w:val="00F33403"/>
    <w:rsid w:val="00F33667"/>
    <w:rsid w:val="00F33908"/>
    <w:rsid w:val="00F35874"/>
    <w:rsid w:val="00F37224"/>
    <w:rsid w:val="00F4206C"/>
    <w:rsid w:val="00F429B2"/>
    <w:rsid w:val="00F467C0"/>
    <w:rsid w:val="00F47420"/>
    <w:rsid w:val="00F47EF6"/>
    <w:rsid w:val="00F50C5B"/>
    <w:rsid w:val="00F5341E"/>
    <w:rsid w:val="00F54F47"/>
    <w:rsid w:val="00F557D1"/>
    <w:rsid w:val="00F568BA"/>
    <w:rsid w:val="00F5709E"/>
    <w:rsid w:val="00F60083"/>
    <w:rsid w:val="00F62479"/>
    <w:rsid w:val="00F6434F"/>
    <w:rsid w:val="00F677B6"/>
    <w:rsid w:val="00F67993"/>
    <w:rsid w:val="00F71332"/>
    <w:rsid w:val="00F80180"/>
    <w:rsid w:val="00F81093"/>
    <w:rsid w:val="00F816AC"/>
    <w:rsid w:val="00F830FC"/>
    <w:rsid w:val="00F84D79"/>
    <w:rsid w:val="00F903DD"/>
    <w:rsid w:val="00F90EE5"/>
    <w:rsid w:val="00F97BFD"/>
    <w:rsid w:val="00F97F79"/>
    <w:rsid w:val="00F97F8D"/>
    <w:rsid w:val="00FA11D9"/>
    <w:rsid w:val="00FA316C"/>
    <w:rsid w:val="00FA4286"/>
    <w:rsid w:val="00FA4955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C006D"/>
    <w:rsid w:val="00FC3403"/>
    <w:rsid w:val="00FD1684"/>
    <w:rsid w:val="00FD3AFC"/>
    <w:rsid w:val="00FD3CE1"/>
    <w:rsid w:val="00FD53FE"/>
    <w:rsid w:val="00FD64E3"/>
    <w:rsid w:val="00FD6CE2"/>
    <w:rsid w:val="00FD7330"/>
    <w:rsid w:val="00FD741F"/>
    <w:rsid w:val="00FD7479"/>
    <w:rsid w:val="00FD7D7D"/>
    <w:rsid w:val="00FE0CA5"/>
    <w:rsid w:val="00FE1F71"/>
    <w:rsid w:val="00FE202D"/>
    <w:rsid w:val="00FE4C46"/>
    <w:rsid w:val="00FE50E8"/>
    <w:rsid w:val="00FE5340"/>
    <w:rsid w:val="00FE6007"/>
    <w:rsid w:val="00FE6772"/>
    <w:rsid w:val="00FE67D3"/>
    <w:rsid w:val="00FE6CA2"/>
    <w:rsid w:val="00FF27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5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15"/>
      </w:numPr>
    </w:pPr>
  </w:style>
  <w:style w:type="numbering" w:customStyle="1" w:styleId="CurrentList2">
    <w:name w:val="Current List2"/>
    <w:uiPriority w:val="99"/>
    <w:rsid w:val="005722B8"/>
    <w:pPr>
      <w:numPr>
        <w:numId w:val="16"/>
      </w:numPr>
    </w:pPr>
  </w:style>
  <w:style w:type="numbering" w:customStyle="1" w:styleId="CurrentList3">
    <w:name w:val="Current List3"/>
    <w:uiPriority w:val="99"/>
    <w:rsid w:val="005722B8"/>
    <w:pPr>
      <w:numPr>
        <w:numId w:val="17"/>
      </w:numPr>
    </w:pPr>
  </w:style>
  <w:style w:type="numbering" w:customStyle="1" w:styleId="CurrentList4">
    <w:name w:val="Current List4"/>
    <w:uiPriority w:val="99"/>
    <w:rsid w:val="005722B8"/>
    <w:pPr>
      <w:numPr>
        <w:numId w:val="18"/>
      </w:numPr>
    </w:pPr>
  </w:style>
  <w:style w:type="numbering" w:customStyle="1" w:styleId="CurrentList5">
    <w:name w:val="Current List5"/>
    <w:uiPriority w:val="99"/>
    <w:rsid w:val="00465578"/>
    <w:pPr>
      <w:numPr>
        <w:numId w:val="19"/>
      </w:numPr>
    </w:pPr>
  </w:style>
  <w:style w:type="numbering" w:customStyle="1" w:styleId="CurrentList6">
    <w:name w:val="Current List6"/>
    <w:uiPriority w:val="99"/>
    <w:rsid w:val="00465578"/>
    <w:pPr>
      <w:numPr>
        <w:numId w:val="20"/>
      </w:numPr>
    </w:pPr>
  </w:style>
  <w:style w:type="paragraph" w:styleId="Revision">
    <w:name w:val="Revision"/>
    <w:hidden/>
    <w:uiPriority w:val="99"/>
    <w:semiHidden/>
    <w:rsid w:val="0027199B"/>
    <w:rPr>
      <w:rFonts w:ascii="TH Sarabun New" w:eastAsia="TH Sarabun New" w:hAnsi="TH Sarabun New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4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851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3005</Words>
  <Characters>17130</Characters>
  <Application>Microsoft Office Word</Application>
  <DocSecurity>0</DocSecurity>
  <Lines>142</Lines>
  <Paragraphs>40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20095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Microsoft Office User</cp:lastModifiedBy>
  <cp:revision>3</cp:revision>
  <cp:lastPrinted>2022-10-19T06:22:00Z</cp:lastPrinted>
  <dcterms:created xsi:type="dcterms:W3CDTF">2022-12-07T14:28:00Z</dcterms:created>
  <dcterms:modified xsi:type="dcterms:W3CDTF">2022-12-07T14:28:00Z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bdd9e5f92630c412849c47fb0720e31b0775e35c7695e49c52449293c6bd735e</vt:lpwstr>
  </property>
</Properties>
</file>